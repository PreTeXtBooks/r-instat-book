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40"/>
        </w:tabs>
        <w:spacing w:after="0" w:before="100" w:line="305" w:lineRule="auto"/>
        <w:ind w:left="360" w:right="0" w:hanging="360"/>
        <w:jc w:val="left"/>
        <w:rPr>
          <w:rFonts w:ascii="Calibri" w:cs="Calibri" w:eastAsia="Calibri" w:hAnsi="Calibri"/>
          <w:b w:val="1"/>
          <w:bCs w:val="1"/>
          <w:i w:val="1"/>
          <w:iCs w:val="1"/>
          <w:smallCaps w:val="0"/>
          <w:strike w:val="0"/>
          <w:color w:val="24292e"/>
          <w:sz w:val="24"/>
          <w:szCs w:val="24"/>
          <w:u w:val="none"/>
          <w:shd w:fill="auto" w:val="clear"/>
          <w:vertAlign w:val="baseline"/>
        </w:rPr>
      </w:pPr>
      <w:bookmarkStart w:colFirst="0" w:colLast="0" w:name="_heading=h.qnlzwk8qwmzm" w:id="0"/>
      <w:bookmarkEnd w:id="0"/>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Pr>
        <w:drawing>
          <wp:inline distB="0" distT="0" distL="114300" distR="114300">
            <wp:extent cx="7772400" cy="36195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7772400" cy="3619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4772025</wp:posOffset>
            </wp:positionH>
            <wp:positionV relativeFrom="paragraph">
              <wp:posOffset>41910</wp:posOffset>
            </wp:positionV>
            <wp:extent cx="962025" cy="880263"/>
            <wp:effectExtent b="0" l="0" r="0" t="0"/>
            <wp:wrapSquare wrapText="bothSides" distB="0" distT="0" distL="114300" distR="114300"/>
            <wp:docPr descr="Icon&#10;&#10;Description automatically generated" id="13" name="image19.png"/>
            <a:graphic>
              <a:graphicData uri="http://schemas.openxmlformats.org/drawingml/2006/picture">
                <pic:pic>
                  <pic:nvPicPr>
                    <pic:cNvPr descr="Icon&#10;&#10;Description automatically generated" id="0" name="image19.png"/>
                    <pic:cNvPicPr preferRelativeResize="0"/>
                  </pic:nvPicPr>
                  <pic:blipFill>
                    <a:blip r:embed="rId10"/>
                    <a:srcRect b="0" l="0" r="0" t="0"/>
                    <a:stretch>
                      <a:fillRect/>
                    </a:stretch>
                  </pic:blipFill>
                  <pic:spPr>
                    <a:xfrm>
                      <a:off x="0" y="0"/>
                      <a:ext cx="962025" cy="880263"/>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38101</wp:posOffset>
                </wp:positionH>
                <wp:positionV relativeFrom="paragraph">
                  <wp:posOffset>1231900</wp:posOffset>
                </wp:positionV>
                <wp:extent cx="5638800" cy="12700"/>
                <wp:effectExtent b="0" l="0" r="0" t="0"/>
                <wp:wrapNone/>
                <wp:docPr id="2" name=""/>
                <a:graphic>
                  <a:graphicData uri="http://schemas.microsoft.com/office/word/2010/wordprocessingShape">
                    <wps:wsp>
                      <wps:cNvCnPr/>
                      <wps:spPr>
                        <a:xfrm flipH="1" rot="10800000">
                          <a:off x="2526600" y="3775238"/>
                          <a:ext cx="5638800" cy="9525"/>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1231900</wp:posOffset>
                </wp:positionV>
                <wp:extent cx="5638800" cy="12700"/>
                <wp:effectExtent b="0" l="0" r="0" t="0"/>
                <wp:wrapNone/>
                <wp:docPr id="2"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5638800" cy="12700"/>
                        </a:xfrm>
                        <a:prstGeom prst="rect"/>
                        <a:ln/>
                      </pic:spPr>
                    </pic:pic>
                  </a:graphicData>
                </a:graphic>
              </wp:anchor>
            </w:drawing>
          </mc:Fallback>
        </mc:AlternateContent>
      </w:r>
    </w:p>
    <w:p w:rsidR="00000000" w:rsidDel="00000000" w:rsidP="00000000" w:rsidRDefault="00000000" w:rsidRPr="00000000" w14:paraId="00000002">
      <w:pPr>
        <w:pStyle w:val="Title"/>
        <w:rPr/>
      </w:pPr>
      <w:r w:rsidDel="00000000" w:rsidR="00000000" w:rsidRPr="00000000">
        <w:rPr>
          <w:rtl w:val="0"/>
        </w:rPr>
        <w:t xml:space="preserve">Getting Started with R and R-Instat</w:t>
      </w:r>
    </w:p>
    <w:p w:rsidR="00000000" w:rsidDel="00000000" w:rsidP="00000000" w:rsidRDefault="00000000" w:rsidRPr="00000000" w14:paraId="00000003">
      <w:pPr>
        <w:keepNext w:val="0"/>
        <w:keepLines w:val="0"/>
        <w:pageBreakBefore w:val="0"/>
        <w:widowControl w:val="1"/>
        <w:pBdr>
          <w:top w:color="276bbf" w:space="0" w:sz="24" w:val="single"/>
          <w:left w:color="276bbf" w:space="0" w:sz="24" w:val="single"/>
          <w:bottom w:color="276bbf" w:space="0" w:sz="24" w:val="single"/>
          <w:right w:color="276bbf" w:space="0" w:sz="24" w:val="single"/>
          <w:between w:space="0" w:sz="0" w:val="nil"/>
        </w:pBdr>
        <w:shd w:fill="276bbf" w:val="clear"/>
        <w:spacing w:after="0" w:before="100" w:line="305" w:lineRule="auto"/>
        <w:ind w:left="0" w:right="0" w:firstLine="0"/>
        <w:jc w:val="left"/>
        <w:rPr>
          <w:rFonts w:ascii="Calibri" w:cs="Calibri" w:eastAsia="Calibri" w:hAnsi="Calibri"/>
          <w:b w:val="0"/>
          <w:bCs w:val="0"/>
          <w:i w:val="0"/>
          <w:iCs w:val="0"/>
          <w:smallCaps w:val="1"/>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1"/>
          <w:strike w:val="0"/>
          <w:color w:val="ffffff"/>
          <w:sz w:val="24"/>
          <w:szCs w:val="24"/>
          <w:u w:val="none"/>
          <w:shd w:fill="auto" w:val="clear"/>
          <w:vertAlign w:val="baseline"/>
          <w:rtl w:val="0"/>
        </w:rPr>
        <w:t xml:space="preserve">Contents</w:t>
      </w:r>
    </w:p>
    <w:sdt>
      <w:sdtPr>
        <w:id w:val="203598793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ejr7lm83d2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lwe1l4lhu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Getting started</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3vz9atndbx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Importing the Cassava Data</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r1v4opt7r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Becoming a data detective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9wbd783y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Deepening your detective work</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2v25gtprrw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Improving Summaries</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7qhofolds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Exploring Data with Graphs</w:t>
              <w:tab/>
              <w:t xml:space="preserve">13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b9fm5btf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Factor Menu</w:t>
              <w:tab/>
              <w:t xml:space="preserve">15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q493f1v01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Housekeeping</w:t>
              <w:tab/>
              <w:t xml:space="preserve">19</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rzaum0o9o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t xml:space="preserve">Saving and Exporting</w:t>
              <w:tab/>
              <w:t xml:space="preserve">21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fggkd4egj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tab/>
              <w:t xml:space="preserve">Rescue missing variables</w:t>
              <w:tab/>
              <w:t xml:space="preserve">23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s4ttftmy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tab/>
              <w:t xml:space="preserve">More R-Instat Help and Resources</w:t>
              <w:tab/>
              <w:t xml:space="preserve">27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a7zdscq3q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tab/>
              <w:t xml:space="preserve">A Multipage Dataset</w:t>
              <w:tab/>
              <w:t xml:space="preserve">27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k0ly1urazh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tab/>
              <w:t xml:space="preserve">Reflections</w:t>
              <w:tab/>
              <w:t xml:space="preserve">28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72pawkt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tab/>
              <w:t xml:space="preserve">Places for discussions</w:t>
              <w:tab/>
              <w:t xml:space="preserve">29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64gdhd20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tab/>
              <w:t xml:space="preserve">Feedback and reporting bugs</w:t>
              <w:tab/>
              <w:t xml:space="preserve">29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numPr>
          <w:ilvl w:val="0"/>
          <w:numId w:val="35"/>
        </w:numPr>
        <w:ind w:left="720" w:hanging="360"/>
        <w:rPr/>
      </w:pPr>
      <w:bookmarkStart w:colFirst="0" w:colLast="0" w:name="_heading=h.yejr7lm83d2j" w:id="1"/>
      <w:bookmarkEnd w:id="1"/>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t xml:space="preserve">R-Instat is designed to feel familiar and easy to use, so you can focus on learning statistics. It shares some features with a spreadsheet</w:t>
      </w:r>
      <w:sdt>
        <w:sdtPr>
          <w:id w:val="312733980"/>
          <w:tag w:val="goog_rdk_0"/>
        </w:sdtPr>
        <w:sdtContent>
          <w:ins w:author="Lily Clements" w:id="0" w:date="2026-09-14T14:58:28Z">
            <w:r w:rsidDel="00000000" w:rsidR="00000000" w:rsidRPr="00000000">
              <w:rPr>
                <w:rtl w:val="0"/>
              </w:rPr>
              <w:t xml:space="preserve">; for example,</w:t>
            </w:r>
          </w:ins>
        </w:sdtContent>
      </w:sdt>
      <w:sdt>
        <w:sdtPr>
          <w:id w:val="-2069176526"/>
          <w:tag w:val="goog_rdk_1"/>
        </w:sdtPr>
        <w:sdtContent>
          <w:del w:author="Lily Clements" w:id="0" w:date="2026-09-14T14:58:28Z">
            <w:r w:rsidDel="00000000" w:rsidR="00000000" w:rsidRPr="00000000">
              <w:rPr>
                <w:rtl w:val="0"/>
              </w:rPr>
              <w:delText xml:space="preserve">:</w:delText>
            </w:r>
          </w:del>
        </w:sdtContent>
      </w:sdt>
      <w:r w:rsidDel="00000000" w:rsidR="00000000" w:rsidRPr="00000000">
        <w:rPr>
          <w:rtl w:val="0"/>
        </w:rPr>
        <w:t xml:space="preserve"> you can work with multiple sheets in one data book, use right-click menus, apply filters, enter and edit data, and rename columns. This is intentional, because many users are comfortable in Excel-like environments. If you </w:t>
      </w:r>
      <w:sdt>
        <w:sdtPr>
          <w:id w:val="-759505187"/>
          <w:tag w:val="goog_rdk_2"/>
        </w:sdtPr>
        <w:sdtContent>
          <w:del w:author="James Kaleli Musyoka" w:id="1" w:date="2026-07-10T10:53:26Z">
            <w:r w:rsidDel="00000000" w:rsidR="00000000" w:rsidRPr="00000000">
              <w:rPr>
                <w:rtl w:val="0"/>
              </w:rPr>
              <w:delText xml:space="preserve">are a </w:delText>
            </w:r>
          </w:del>
        </w:sdtContent>
      </w:sdt>
      <w:r w:rsidDel="00000000" w:rsidR="00000000" w:rsidRPr="00000000">
        <w:rPr>
          <w:rtl w:val="0"/>
        </w:rPr>
        <w:t xml:space="preserve">have some experience with similar software and would like a quick introduction to the software before you dive into the chapter please check </w:t>
      </w:r>
      <w:hyperlink r:id="rId12">
        <w:r w:rsidDel="00000000" w:rsidR="00000000" w:rsidRPr="00000000">
          <w:rPr>
            <w:rFonts w:ascii="Quattrocento Sans" w:cs="Quattrocento Sans" w:eastAsia="Quattrocento Sans" w:hAnsi="Quattrocento Sans"/>
            <w:color w:val="3ebbf0"/>
            <w:sz w:val="21"/>
            <w:szCs w:val="21"/>
            <w:u w:val="single"/>
            <w:rtl w:val="0"/>
          </w:rPr>
          <w:t xml:space="preserve">this</w:t>
        </w:r>
      </w:hyperlink>
      <w:r w:rsidDel="00000000" w:rsidR="00000000" w:rsidRPr="00000000">
        <w:rPr>
          <w:rtl w:val="0"/>
        </w:rPr>
        <w:t xml:space="preserve"> out for a quick introduction to R-Instat.</w:t>
      </w:r>
    </w:p>
    <w:p w:rsidR="00000000" w:rsidDel="00000000" w:rsidP="00000000" w:rsidRDefault="00000000" w:rsidRPr="00000000" w14:paraId="00000017">
      <w:pPr>
        <w:rPr/>
      </w:pPr>
      <w:r w:rsidDel="00000000" w:rsidR="00000000" w:rsidRPr="00000000">
        <w:rPr>
          <w:rtl w:val="0"/>
        </w:rPr>
        <w:t xml:space="preserve">At the same time, R-Instat draws on the strengths of R. One key feature is how well it handles </w:t>
      </w:r>
      <w:r w:rsidDel="00000000" w:rsidR="00000000" w:rsidRPr="00000000">
        <w:rPr>
          <w:i w:val="1"/>
          <w:iCs w:val="1"/>
          <w:rtl w:val="0"/>
        </w:rPr>
        <w:t xml:space="preserve">factors</w:t>
      </w:r>
      <w:r w:rsidDel="00000000" w:rsidR="00000000" w:rsidRPr="00000000">
        <w:rPr>
          <w:rtl w:val="0"/>
        </w:rPr>
        <w:t xml:space="preserve">, which are columns of categorical data. A factor column contains a fixed set of categories, such as gender, village, fertiliser level, hair colour, age group, or nationality.</w:t>
      </w:r>
    </w:p>
    <w:p w:rsidR="00000000" w:rsidDel="00000000" w:rsidP="00000000" w:rsidRDefault="00000000" w:rsidRPr="00000000" w14:paraId="00000018">
      <w:pPr>
        <w:rPr/>
      </w:pPr>
      <w:r w:rsidDel="00000000" w:rsidR="00000000" w:rsidRPr="00000000">
        <w:rPr>
          <w:rtl w:val="0"/>
        </w:rPr>
        <w:t xml:space="preserve">Factors help simplify analysis by organising data into meaningful groups. They are central to clear visualisation, efficient data manipulation, and effective statistical modelling.</w:t>
      </w:r>
    </w:p>
    <w:p w:rsidR="00000000" w:rsidDel="00000000" w:rsidP="00000000" w:rsidRDefault="00000000" w:rsidRPr="00000000" w14:paraId="00000019">
      <w:pPr>
        <w:rPr/>
      </w:pPr>
      <w:r w:rsidDel="00000000" w:rsidR="00000000" w:rsidRPr="00000000">
        <w:rPr>
          <w:rtl w:val="0"/>
        </w:rPr>
        <w:t xml:space="preserve">Notice how factors are used as you work through this chapter. Understanding factors—and knowing how to work with them—is a core statistical skill that supports good analyses and interpretation.</w:t>
      </w:r>
    </w:p>
    <w:p w:rsidR="00000000" w:rsidDel="00000000" w:rsidP="00000000" w:rsidRDefault="00000000" w:rsidRPr="00000000" w14:paraId="0000001A">
      <w:pPr>
        <w:pStyle w:val="Heading1"/>
        <w:numPr>
          <w:ilvl w:val="0"/>
          <w:numId w:val="35"/>
        </w:numPr>
        <w:ind w:left="720" w:hanging="360"/>
        <w:rPr/>
      </w:pPr>
      <w:bookmarkStart w:colFirst="0" w:colLast="0" w:name="_heading=h.jmlwe1l4lhu5" w:id="2"/>
      <w:bookmarkEnd w:id="2"/>
      <w:r w:rsidDel="00000000" w:rsidR="00000000" w:rsidRPr="00000000">
        <w:rPr>
          <w:rtl w:val="0"/>
        </w:rPr>
        <w:t xml:space="preserve">Getting started</w:t>
      </w:r>
    </w:p>
    <w:p w:rsidR="00000000" w:rsidDel="00000000" w:rsidP="00000000" w:rsidRDefault="00000000" w:rsidRPr="00000000" w14:paraId="0000001B">
      <w:pPr>
        <w:rPr/>
      </w:pPr>
      <w:r w:rsidDel="00000000" w:rsidR="00000000" w:rsidRPr="00000000">
        <w:rPr>
          <w:rtl w:val="0"/>
        </w:rPr>
        <w:t xml:space="preserve">If you want to follow this activity step by step, we assume R-Instat is already installed. If you need help with installation, look back at the R-Instat preface.</w:t>
      </w:r>
    </w:p>
    <w:p w:rsidR="00000000" w:rsidDel="00000000" w:rsidP="00000000" w:rsidRDefault="00000000" w:rsidRPr="00000000" w14:paraId="0000001C">
      <w:pPr>
        <w:pStyle w:val="Heading2"/>
        <w:rPr/>
      </w:pPr>
      <w:bookmarkStart w:colFirst="0" w:colLast="0" w:name="_heading=h.e3vz9atndbxc" w:id="3"/>
      <w:bookmarkEnd w:id="3"/>
      <w:r w:rsidDel="00000000" w:rsidR="00000000" w:rsidRPr="00000000">
        <w:rPr>
          <w:rtl w:val="0"/>
        </w:rPr>
        <w:t xml:space="preserve">Importing the Cassava Data</w:t>
      </w:r>
    </w:p>
    <w:p w:rsidR="00000000" w:rsidDel="00000000" w:rsidP="00000000" w:rsidRDefault="00000000" w:rsidRPr="00000000" w14:paraId="0000001D">
      <w:pPr>
        <w:rPr/>
      </w:pPr>
      <w:r w:rsidDel="00000000" w:rsidR="00000000" w:rsidRPr="00000000">
        <w:rPr>
          <w:b w:val="1"/>
          <w:bCs w:val="1"/>
          <w:rtl w:val="0"/>
        </w:rPr>
        <w:t xml:space="preserve">In this section:</w:t>
      </w:r>
      <w:r w:rsidDel="00000000" w:rsidR="00000000" w:rsidRPr="00000000">
        <w:rPr>
          <w:rtl w:val="0"/>
        </w:rPr>
        <w:t xml:space="preserve"> You will import a dataset from a package and learn how R-Instat dialogs are structured.</w:t>
      </w:r>
    </w:p>
    <w:p w:rsidR="00000000" w:rsidDel="00000000" w:rsidP="00000000" w:rsidRDefault="00000000" w:rsidRPr="00000000" w14:paraId="000000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R-Instat.</w:t>
      </w:r>
    </w:p>
    <w:p w:rsidR="00000000" w:rsidDel="00000000" w:rsidP="00000000" w:rsidRDefault="00000000" w:rsidRPr="00000000" w14:paraId="0000001F">
      <w:pPr>
        <w:rPr/>
      </w:pPr>
      <w:r w:rsidDel="00000000" w:rsidR="00000000" w:rsidRPr="00000000">
        <w:rPr>
          <w:rtl w:val="0"/>
        </w:rPr>
        <w:t xml:space="preserve">The starting screen is shown in Fig. 1.</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rPr/>
      </w:pPr>
      <w:r w:rsidDel="00000000" w:rsidR="00000000" w:rsidRPr="00000000">
        <w:rPr>
          <w:rtl w:val="0"/>
        </w:rPr>
        <w:t xml:space="preserve">This opens an R-Instat dialog.</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85"/>
        <w:gridCol w:w="4441"/>
        <w:tblGridChange w:id="0">
          <w:tblGrid>
            <w:gridCol w:w="4585"/>
            <w:gridCol w:w="4441"/>
          </w:tblGrid>
        </w:tblGridChange>
      </w:tblGrid>
      <w:tr>
        <w:trPr>
          <w:cantSplit w:val="0"/>
          <w:trHeight w:val="576" w:hRule="atLeast"/>
          <w:tblHeader w:val="0"/>
        </w:trPr>
        <w:tc>
          <w:tcPr>
            <w:shd w:fill="d9d9d9" w:val="clear"/>
          </w:tcPr>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R-Instat Start Screen</w:t>
            </w:r>
            <w:r w:rsidDel="00000000" w:rsidR="00000000" w:rsidRPr="00000000">
              <w:rPr>
                <w:rtl w:val="0"/>
              </w:rPr>
            </w:r>
          </w:p>
        </w:tc>
        <w:tc>
          <w:tcPr>
            <w:shd w:fill="d9d9d9" w:val="clear"/>
          </w:tcPr>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 : Import from Library</w:t>
            </w:r>
          </w:p>
        </w:tc>
      </w:tr>
      <w:tr>
        <w:trPr>
          <w:cantSplit w:val="0"/>
          <w:tblHeader w:val="0"/>
        </w:trPr>
        <w:tc>
          <w:tcPr/>
          <w:p w:rsidR="00000000" w:rsidDel="00000000" w:rsidP="00000000" w:rsidRDefault="00000000" w:rsidRPr="00000000" w14:paraId="00000024">
            <w:pPr>
              <w:rPr/>
            </w:pPr>
            <w:r w:rsidDel="00000000" w:rsidR="00000000" w:rsidRPr="00000000">
              <w:rPr/>
              <w:drawing>
                <wp:inline distB="0" distT="0" distL="0" distR="0">
                  <wp:extent cx="2809747" cy="2385763"/>
                  <wp:effectExtent b="0" l="0" r="0" t="0"/>
                  <wp:docPr id="48"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809747" cy="23857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5">
            <w:pPr>
              <w:rPr/>
            </w:pPr>
            <w:r w:rsidDel="00000000" w:rsidR="00000000" w:rsidRPr="00000000">
              <w:rPr/>
              <w:drawing>
                <wp:inline distB="0" distT="0" distL="0" distR="0">
                  <wp:extent cx="2718053" cy="2732508"/>
                  <wp:effectExtent b="0" l="0" r="0" t="0"/>
                  <wp:docPr id="5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718053" cy="2732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t xml:space="preserve">Take a moment to examine the dialog before pressing </w:t>
      </w:r>
      <w:r w:rsidDel="00000000" w:rsidR="00000000" w:rsidRPr="00000000">
        <w:rPr>
          <w:b w:val="1"/>
          <w:bCs w:val="1"/>
          <w:i w:val="1"/>
          <w:iCs w:val="1"/>
          <w:color w:val="24292e"/>
          <w:sz w:val="24"/>
          <w:szCs w:val="24"/>
          <w:rtl w:val="0"/>
        </w:rPr>
        <w:t xml:space="preserve">Ok</w:t>
      </w:r>
      <w:r w:rsidDel="00000000" w:rsidR="00000000" w:rsidRPr="00000000">
        <w:rPr>
          <w:rtl w:val="0"/>
        </w:rPr>
        <w:t xml:space="preserve">.</w:t>
      </w:r>
    </w:p>
    <w:p w:rsidR="00000000" w:rsidDel="00000000" w:rsidP="00000000" w:rsidRDefault="00000000" w:rsidRPr="00000000" w14:paraId="00000027">
      <w:pPr>
        <w:spacing w:before="240" w:lineRule="auto"/>
        <w:ind w:left="720" w:firstLine="0"/>
        <w:rPr>
          <w:i w:val="1"/>
          <w:iCs w:val="1"/>
        </w:rPr>
      </w:pPr>
      <w:r w:rsidDel="00000000" w:rsidR="00000000" w:rsidRPr="00000000">
        <w:rPr>
          <w:i w:val="1"/>
          <w:iCs w:val="1"/>
          <w:rtl w:val="0"/>
        </w:rPr>
        <w:t xml:space="preserve">It has two option buttons at the top. Many R-Instat dialogs use this structure for related tasks. Here, the buttons represent different data libraries.</w:t>
      </w:r>
    </w:p>
    <w:p w:rsidR="00000000" w:rsidDel="00000000" w:rsidP="00000000" w:rsidRDefault="00000000" w:rsidRPr="00000000" w14:paraId="00000028">
      <w:pPr>
        <w:ind w:left="720" w:firstLine="0"/>
        <w:rPr>
          <w:i w:val="1"/>
          <w:iCs w:val="1"/>
        </w:rPr>
      </w:pPr>
      <w:r w:rsidDel="00000000" w:rsidR="00000000" w:rsidRPr="00000000">
        <w:rPr>
          <w:i w:val="1"/>
          <w:iCs w:val="1"/>
          <w:rtl w:val="0"/>
        </w:rPr>
        <w:t xml:space="preserve">There are five buttons at the bottom of the dialog. These are on every dialog.</w:t>
      </w:r>
    </w:p>
    <w:p w:rsidR="00000000" w:rsidDel="00000000" w:rsidP="00000000" w:rsidRDefault="00000000" w:rsidRPr="00000000" w14:paraId="00000029">
      <w:pPr>
        <w:spacing w:after="240" w:before="240" w:lineRule="auto"/>
        <w:ind w:left="720" w:firstLine="0"/>
        <w:rPr>
          <w:i w:val="1"/>
          <w:iCs w:val="1"/>
        </w:rPr>
      </w:pPr>
      <w:r w:rsidDel="00000000" w:rsidR="00000000" w:rsidRPr="00000000">
        <w:rPr>
          <w:i w:val="1"/>
          <w:iCs w:val="1"/>
          <w:rtl w:val="0"/>
        </w:rPr>
        <w:t xml:space="preserve">Notice also that the Ok button is disabled.  It is automatically enabled when R-Instat considers the dialog is completed fully enough for its task.</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ccbf9" w:val="clear"/>
          </w:tcPr>
          <w:p w:rsidR="00000000" w:rsidDel="00000000" w:rsidP="00000000" w:rsidRDefault="00000000" w:rsidRPr="00000000" w14:paraId="0000002A">
            <w:pPr>
              <w:rPr/>
            </w:pPr>
            <w:r w:rsidDel="00000000" w:rsidR="00000000" w:rsidRPr="00000000">
              <w:rPr>
                <w:rtl w:val="0"/>
              </w:rPr>
              <w:t xml:space="preserve">If you are an R-fan, you may have noticed, and been encouraged by the last button, which says </w:t>
            </w:r>
            <w:r w:rsidDel="00000000" w:rsidR="00000000" w:rsidRPr="00000000">
              <w:rPr>
                <w:b w:val="1"/>
                <w:bCs w:val="1"/>
                <w:i w:val="1"/>
                <w:iCs w:val="1"/>
                <w:rtl w:val="0"/>
              </w:rPr>
              <w:t xml:space="preserve">To Script</w:t>
            </w:r>
            <w:r w:rsidDel="00000000" w:rsidR="00000000" w:rsidRPr="00000000">
              <w:rPr>
                <w:rtl w:val="0"/>
              </w:rPr>
              <w:t xml:space="preserve">.  Each dialog produces an R-script, that usually remains hidden.  But it is available if you are interested. We return to this in Chapter xxx.</w:t>
            </w:r>
          </w:p>
        </w:tc>
      </w:tr>
    </w:tbl>
    <w:p w:rsidR="00000000" w:rsidDel="00000000" w:rsidP="00000000" w:rsidRDefault="00000000" w:rsidRPr="00000000" w14:paraId="0000002B">
      <w:pPr>
        <w:spacing w:before="240" w:lineRule="auto"/>
        <w:ind w:left="720" w:firstLine="0"/>
        <w:rPr>
          <w:i w:val="1"/>
          <w:iCs w:val="1"/>
        </w:rPr>
      </w:pPr>
      <w:r w:rsidDel="00000000" w:rsidR="00000000" w:rsidRPr="00000000">
        <w:rPr>
          <w:i w:val="1"/>
          <w:iCs w:val="1"/>
          <w:rtl w:val="0"/>
        </w:rPr>
        <w:t xml:space="preserve">Every dialog also has the ordinary Help button.  A few, including this one, have a second button, called R-Help.  </w:t>
      </w:r>
    </w:p>
    <w:p w:rsidR="00000000" w:rsidDel="00000000" w:rsidP="00000000" w:rsidRDefault="00000000" w:rsidRPr="00000000" w14:paraId="0000002C">
      <w:pPr>
        <w:spacing w:before="240" w:lineRule="auto"/>
        <w:rPr/>
      </w:pPr>
      <w:r w:rsidDel="00000000" w:rsidR="00000000" w:rsidRPr="00000000">
        <w:rPr>
          <w:rtl w:val="0"/>
        </w:rPr>
        <w:t xml:space="preserve">This is also currently disabled as no data set has yet been selected. </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down-arrow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From Package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control, Fig. 2.</w:t>
      </w:r>
    </w:p>
    <w:p w:rsidR="00000000" w:rsidDel="00000000" w:rsidP="00000000" w:rsidRDefault="00000000" w:rsidRPr="00000000" w14:paraId="0000002E">
      <w:pPr>
        <w:spacing w:after="240" w:lineRule="auto"/>
        <w:rPr/>
      </w:pPr>
      <w:r w:rsidDel="00000000" w:rsidR="00000000" w:rsidRPr="00000000">
        <w:rPr>
          <w:rtl w:val="0"/>
        </w:rPr>
        <w:t xml:space="preserve">You will see a list of R packages, each containing example datasets.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ccbf9" w:val="clear"/>
          </w:tcPr>
          <w:p w:rsidR="00000000" w:rsidDel="00000000" w:rsidP="00000000" w:rsidRDefault="00000000" w:rsidRPr="00000000" w14:paraId="0000002F">
            <w:pPr>
              <w:rPr/>
            </w:pPr>
            <w:r w:rsidDel="00000000" w:rsidR="00000000" w:rsidRPr="00000000">
              <w:rPr>
                <w:color w:val="000000"/>
                <w:rtl w:val="0"/>
              </w:rPr>
              <w:t xml:space="preserve">The R statistical system has a basic core plus many additional packages. These packages are written in R and together provide powerful tools for statistics and data science.</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down to the package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gosset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click on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example,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cassava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is now enabled, so choose it.</w:t>
      </w:r>
    </w:p>
    <w:p w:rsidR="00000000" w:rsidDel="00000000" w:rsidP="00000000" w:rsidRDefault="00000000" w:rsidRPr="00000000" w14:paraId="00000032">
      <w:pPr>
        <w:rPr/>
      </w:pPr>
      <w:r w:rsidDel="00000000" w:rsidR="00000000" w:rsidRPr="00000000">
        <w:rPr>
          <w:rtl w:val="0"/>
        </w:rPr>
        <w:t xml:space="preserve">The resulting information about the dataset is provided by the gosset package, is in </w:t>
      </w:r>
      <w:sdt>
        <w:sdtPr>
          <w:id w:val="1260508045"/>
          <w:tag w:val="goog_rdk_3"/>
        </w:sdtPr>
        <w:sdtContent>
          <w:commentRangeStart w:id="0"/>
        </w:sdtContent>
      </w:sdt>
      <w:sdt>
        <w:sdtPr>
          <w:id w:val="840414458"/>
          <w:tag w:val="goog_rdk_4"/>
        </w:sdtPr>
        <w:sdtContent>
          <w:commentRangeStart w:id="1"/>
        </w:sdtContent>
      </w:sdt>
      <w:sdt>
        <w:sdtPr>
          <w:id w:val="-1628635757"/>
          <w:tag w:val="goog_rdk_5"/>
        </w:sdtPr>
        <w:sdtContent>
          <w:commentRangeStart w:id="2"/>
        </w:sdtContent>
      </w:sdt>
      <w:sdt>
        <w:sdtPr>
          <w:id w:val="2064451420"/>
          <w:tag w:val="goog_rdk_6"/>
        </w:sdtPr>
        <w:sdtContent>
          <w:commentRangeStart w:id="3"/>
        </w:sdtContent>
      </w:sdt>
      <w:sdt>
        <w:sdtPr>
          <w:id w:val="1223169755"/>
          <w:tag w:val="goog_rdk_7"/>
        </w:sdtPr>
        <w:sdtContent>
          <w:commentRangeStart w:id="4"/>
        </w:sdtContent>
      </w:sdt>
      <w:r w:rsidDel="00000000" w:rsidR="00000000" w:rsidRPr="00000000">
        <w:rPr>
          <w:rtl w:val="0"/>
        </w:rPr>
        <w:t xml:space="preserve">Fig. 3.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This opens in a new R-Instat window. The data are from 2 countries, and the study is of 13 varieties of cassava.</w:t>
      </w:r>
    </w:p>
    <w:p w:rsidR="00000000" w:rsidDel="00000000" w:rsidP="00000000" w:rsidRDefault="00000000" w:rsidRPr="00000000" w14:paraId="000000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help window.</w:t>
      </w:r>
    </w:p>
    <w:p w:rsidR="00000000" w:rsidDel="00000000" w:rsidP="00000000" w:rsidRDefault="00000000" w:rsidRPr="00000000" w14:paraId="000000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in the dialog,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import the data.</w:t>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1d508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 : About the Cassava data </w:t>
            </w:r>
            <w:r w:rsidDel="00000000" w:rsidR="00000000" w:rsidRPr="00000000">
              <w:rPr>
                <w:rtl w:val="0"/>
              </w:rPr>
            </w:r>
          </w:p>
        </w:tc>
        <w:tc>
          <w:tcPr>
            <w:shd w:fill="d9d9d9" w:val="clear"/>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1d508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 : The Cassava data</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drawing>
                <wp:inline distB="0" distT="0" distL="0" distR="0">
                  <wp:extent cx="2721070" cy="2638166"/>
                  <wp:effectExtent b="0" l="0" r="0" t="0"/>
                  <wp:docPr id="49"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721070" cy="26381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rPr/>
            </w:pPr>
            <w:r w:rsidDel="00000000" w:rsidR="00000000" w:rsidRPr="00000000">
              <w:rPr/>
              <w:drawing>
                <wp:inline distB="0" distT="0" distL="0" distR="0">
                  <wp:extent cx="2700315" cy="2753867"/>
                  <wp:effectExtent b="0" l="0" r="0" t="0"/>
                  <wp:docPr id="5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2700315" cy="27538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spacing w:before="240" w:lineRule="auto"/>
        <w:rPr/>
      </w:pPr>
      <w:r w:rsidDel="00000000" w:rsidR="00000000" w:rsidRPr="00000000">
        <w:rPr>
          <w:rtl w:val="0"/>
        </w:rPr>
        <w:t xml:space="preserve">You have now seen that it is easy to get data from the library. We encourage you to explore, there are many interesting datasets, large and small for you to explore and practice with. </w:t>
      </w:r>
    </w:p>
    <w:p w:rsidR="00000000" w:rsidDel="00000000" w:rsidP="00000000" w:rsidRDefault="00000000" w:rsidRPr="00000000" w14:paraId="0000003A">
      <w:pPr>
        <w:pStyle w:val="Heading1"/>
        <w:numPr>
          <w:ilvl w:val="0"/>
          <w:numId w:val="35"/>
        </w:numPr>
        <w:ind w:left="720" w:hanging="360"/>
        <w:rPr/>
      </w:pPr>
      <w:bookmarkStart w:colFirst="0" w:colLast="0" w:name="_heading=h.62r1v4opt7rd" w:id="4"/>
      <w:bookmarkEnd w:id="4"/>
      <w:r w:rsidDel="00000000" w:rsidR="00000000" w:rsidRPr="00000000">
        <w:rPr>
          <w:rtl w:val="0"/>
        </w:rPr>
        <w:t xml:space="preserve">Becoming a data detective</w:t>
      </w:r>
    </w:p>
    <w:p w:rsidR="00000000" w:rsidDel="00000000" w:rsidP="00000000" w:rsidRDefault="00000000" w:rsidRPr="00000000" w14:paraId="0000003B">
      <w:pPr>
        <w:rPr/>
      </w:pPr>
      <w:r w:rsidDel="00000000" w:rsidR="00000000" w:rsidRPr="00000000">
        <w:rPr>
          <w:b w:val="1"/>
          <w:bCs w:val="1"/>
          <w:rtl w:val="0"/>
        </w:rPr>
        <w:t xml:space="preserve">In this section</w:t>
      </w:r>
      <w:r w:rsidDel="00000000" w:rsidR="00000000" w:rsidRPr="00000000">
        <w:rPr>
          <w:rtl w:val="0"/>
        </w:rPr>
        <w:t xml:space="preserve">: You begin the data-detective work by identifying important grouping variables, converting them to factors, and checking whether their levels make sense. This is an important stage of data tidying.</w:t>
      </w:r>
    </w:p>
    <w:p w:rsidR="00000000" w:rsidDel="00000000" w:rsidP="00000000" w:rsidRDefault="00000000" w:rsidRPr="00000000" w14:paraId="0000003C">
      <w:pPr>
        <w:rPr/>
      </w:pPr>
      <w:r w:rsidDel="00000000" w:rsidR="00000000" w:rsidRPr="00000000">
        <w:rPr>
          <w:rtl w:val="0"/>
        </w:rPr>
        <w:t xml:space="preserve">This exploration of the data helps you:</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structure of the dataset, and</w:t>
      </w:r>
      <w:sdt>
        <w:sdtPr>
          <w:id w:val="-1312851361"/>
          <w:tag w:val="goog_rdk_8"/>
        </w:sdtPr>
        <w:sdtContent>
          <w:del w:author="Lily Clements" w:id="2" w:date="2026-09-14T14:59:55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shapes your analysis;</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messy sections that need attention before analysis;</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spot possible errors in the data; and</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what the dataset contains so you can plan the analysis properly.</w:t>
      </w:r>
    </w:p>
    <w:p w:rsidR="00000000" w:rsidDel="00000000" w:rsidP="00000000" w:rsidRDefault="00000000" w:rsidRPr="00000000" w14:paraId="00000041">
      <w:pPr>
        <w:rPr/>
      </w:pPr>
      <w:r w:rsidDel="00000000" w:rsidR="00000000" w:rsidRPr="00000000">
        <w:rPr>
          <w:rtl w:val="0"/>
        </w:rPr>
        <w:t xml:space="preserve">At the bottom of Fig. 4, we see that the data frame has 1,000 rows and 27 columns. We begin with the columns, because their names and types tell us how the data are organised.</w:t>
      </w:r>
    </w:p>
    <w:p w:rsidR="00000000" w:rsidDel="00000000" w:rsidP="00000000" w:rsidRDefault="00000000" w:rsidRPr="00000000" w14:paraId="00000042">
      <w:pPr>
        <w:rPr/>
      </w:pPr>
      <w:r w:rsidDel="00000000" w:rsidR="00000000" w:rsidRPr="00000000">
        <w:rPr>
          <w:rtl w:val="0"/>
        </w:rPr>
        <w:t xml:space="preserve">In R, and therefore in R-Instat, every column must have a name. Unlike a spreadsheet, these names sit in a special header row, so the data start in row 1, Fig. 4.</w:t>
      </w:r>
    </w:p>
    <w:p w:rsidR="00000000" w:rsidDel="00000000" w:rsidP="00000000" w:rsidRDefault="00000000" w:rsidRPr="00000000" w14:paraId="00000043">
      <w:pPr>
        <w:rPr/>
      </w:pPr>
      <w:r w:rsidDel="00000000" w:rsidR="00000000" w:rsidRPr="00000000">
        <w:rPr>
          <w:rtl w:val="0"/>
        </w:rPr>
        <w:t xml:space="preserve">Some column names are followed by a type label. Most here have C, meaning character (or text), while age, which has nothing, is numeric. </w:t>
      </w:r>
    </w:p>
    <w:p w:rsidR="00000000" w:rsidDel="00000000" w:rsidP="00000000" w:rsidRDefault="00000000" w:rsidRPr="00000000" w14:paraId="00000044">
      <w:pPr>
        <w:rPr/>
      </w:pPr>
      <w:r w:rsidDel="00000000" w:rsidR="00000000" w:rsidRPr="00000000">
        <w:rPr>
          <w:rtl w:val="0"/>
        </w:rPr>
        <w:t xml:space="preserve">Factor columns are marked with F and ordered factors with OF. There are none yet, but several character columns clearly contain categories. We start by converting the 3 option columns, country, and gender to factors, because they are natural grouping variables for later analysis.</w:t>
      </w:r>
    </w:p>
    <w:p w:rsidR="00000000" w:rsidDel="00000000" w:rsidP="00000000" w:rsidRDefault="00000000" w:rsidRPr="00000000" w14:paraId="0000004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anywhere into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second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Look at the menu, Fig. 5.  It has some common options for your data.</w:t>
      </w:r>
    </w:p>
    <w:p w:rsidR="00000000" w:rsidDel="00000000" w:rsidP="00000000" w:rsidRDefault="00000000" w:rsidRPr="00000000" w14:paraId="000000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Convert to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rPr/>
      </w:pPr>
      <w:r w:rsidDel="00000000" w:rsidR="00000000" w:rsidRPr="00000000">
        <w:rPr>
          <w:rtl w:val="0"/>
        </w:rPr>
        <w:t xml:space="preserve">The column name is now followed by F instead of C.</w:t>
      </w:r>
    </w:p>
    <w:p w:rsidR="00000000" w:rsidDel="00000000" w:rsidP="00000000" w:rsidRDefault="00000000" w:rsidRPr="00000000" w14:paraId="0000004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go to the top of the next 4 columns, Fig. 6.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Mark them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w:t>
      </w:r>
    </w:p>
    <w:p w:rsidR="00000000" w:rsidDel="00000000" w:rsidP="00000000" w:rsidRDefault="00000000" w:rsidRPr="00000000" w14:paraId="0000004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Convert to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60"/>
        <w:gridCol w:w="4866"/>
        <w:tblGridChange w:id="0">
          <w:tblGrid>
            <w:gridCol w:w="4160"/>
            <w:gridCol w:w="4866"/>
          </w:tblGrid>
        </w:tblGridChange>
      </w:tblGrid>
      <w:tr>
        <w:trPr>
          <w:cantSplit w:val="0"/>
          <w:trHeight w:val="576" w:hRule="atLeast"/>
          <w:tblHeader w:val="0"/>
        </w:trPr>
        <w:tc>
          <w:tcPr>
            <w:shd w:fill="d9d9d9" w:val="clea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 : Right-click &gt; Convert to Factor</w:t>
            </w:r>
          </w:p>
        </w:tc>
        <w:tc>
          <w:tcPr>
            <w:shd w:fill="d9d9d9" w:val="clear"/>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 : Right-click &gt; Convert to Factor</w:t>
            </w:r>
          </w:p>
        </w:tc>
      </w:tr>
      <w:tr>
        <w:trPr>
          <w:cantSplit w:val="0"/>
          <w:tblHeader w:val="0"/>
        </w:trPr>
        <w:tc>
          <w:tcPr/>
          <w:p w:rsidR="00000000" w:rsidDel="00000000" w:rsidP="00000000" w:rsidRDefault="00000000" w:rsidRPr="00000000" w14:paraId="0000004C">
            <w:pPr>
              <w:rPr/>
            </w:pPr>
            <w:r w:rsidDel="00000000" w:rsidR="00000000" w:rsidRPr="00000000">
              <w:rPr/>
              <w:drawing>
                <wp:inline distB="0" distT="0" distL="0" distR="0">
                  <wp:extent cx="2449795" cy="2600973"/>
                  <wp:effectExtent b="0" l="0" r="0" t="0"/>
                  <wp:docPr id="51"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2449795" cy="26009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rPr/>
            </w:pPr>
            <w:r w:rsidDel="00000000" w:rsidR="00000000" w:rsidRPr="00000000">
              <w:rPr/>
              <w:drawing>
                <wp:inline distB="0" distT="0" distL="0" distR="0">
                  <wp:extent cx="2958941" cy="2656359"/>
                  <wp:effectExtent b="0" l="0" r="0" t="0"/>
                  <wp:docPr id="54"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2958941" cy="26563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spacing w:before="240" w:lineRule="auto"/>
        <w:rPr/>
      </w:pPr>
      <w:r w:rsidDel="00000000" w:rsidR="00000000" w:rsidRPr="00000000">
        <w:rPr>
          <w:rtl w:val="0"/>
        </w:rPr>
        <w:t xml:space="preserve">Check that all five of these columns now have an F after the name.</w:t>
      </w:r>
    </w:p>
    <w:p w:rsidR="00000000" w:rsidDel="00000000" w:rsidP="00000000" w:rsidRDefault="00000000" w:rsidRPr="00000000" w14:paraId="0000004F">
      <w:pPr>
        <w:rPr/>
      </w:pPr>
      <w:r w:rsidDel="00000000" w:rsidR="00000000" w:rsidRPr="00000000">
        <w:rPr>
          <w:rtl w:val="0"/>
        </w:rPr>
        <w:t xml:space="preserve">Your first action as data detective is to check for typing errors in the factor levels. </w:t>
      </w:r>
    </w:p>
    <w:p w:rsidR="00000000" w:rsidDel="00000000" w:rsidP="00000000" w:rsidRDefault="00000000" w:rsidRPr="00000000" w14:paraId="000000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first factor variable,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option_a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0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option</w:t>
      </w:r>
    </w:p>
    <w:p w:rsidR="00000000" w:rsidDel="00000000" w:rsidP="00000000" w:rsidRDefault="00000000" w:rsidRPr="00000000" w14:paraId="00000052">
      <w:pPr>
        <w:rPr/>
      </w:pPr>
      <w:r w:rsidDel="00000000" w:rsidR="00000000" w:rsidRPr="00000000">
        <w:rPr>
          <w:rtl w:val="0"/>
        </w:rPr>
        <w:t xml:space="preserve">The summary shows 13 levels, which matches the data description in Fig. 8. That matters because a typing error during data entry would create an extra level and is an error you need to correct before analysis. </w:t>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50"/>
        <w:gridCol w:w="4576"/>
        <w:tblGridChange w:id="0">
          <w:tblGrid>
            <w:gridCol w:w="4450"/>
            <w:gridCol w:w="4576"/>
          </w:tblGrid>
        </w:tblGridChange>
      </w:tblGrid>
      <w:tr>
        <w:trPr>
          <w:cantSplit w:val="0"/>
          <w:trHeight w:val="576" w:hRule="atLeast"/>
          <w:tblHeader w:val="0"/>
        </w:trPr>
        <w:tc>
          <w:tcPr>
            <w:shd w:fill="d9d9d9" w:val="clear"/>
          </w:tcPr>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 : Right-click &gt; Levels/Labels</w:t>
            </w:r>
          </w:p>
        </w:tc>
        <w:tc>
          <w:tcPr>
            <w:shd w:fill="d9d9d9" w:val="clear"/>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 : Levels/Labels dialog</w:t>
            </w:r>
          </w:p>
        </w:tc>
      </w:tr>
      <w:tr>
        <w:trPr>
          <w:cantSplit w:val="0"/>
          <w:tblHeader w:val="0"/>
        </w:trPr>
        <w:tc>
          <w:tcPr/>
          <w:p w:rsidR="00000000" w:rsidDel="00000000" w:rsidP="00000000" w:rsidRDefault="00000000" w:rsidRPr="00000000" w14:paraId="00000055">
            <w:pPr>
              <w:rPr/>
            </w:pPr>
            <w:r w:rsidDel="00000000" w:rsidR="00000000" w:rsidRPr="00000000">
              <w:rPr/>
              <w:drawing>
                <wp:inline distB="0" distT="0" distL="0" distR="0">
                  <wp:extent cx="2460249" cy="2304608"/>
                  <wp:effectExtent b="0" l="0" r="0" t="0"/>
                  <wp:docPr id="5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2460249" cy="23046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6">
            <w:pPr>
              <w:rPr/>
            </w:pPr>
            <w:r w:rsidDel="00000000" w:rsidR="00000000" w:rsidRPr="00000000">
              <w:rPr/>
              <w:drawing>
                <wp:inline distB="0" distT="0" distL="0" distR="0">
                  <wp:extent cx="2778240" cy="2666815"/>
                  <wp:effectExtent b="0" l="0" r="0" t="0"/>
                  <wp:docPr id="57"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2778240" cy="26668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spacing w:before="240" w:lineRule="auto"/>
        <w:rPr/>
      </w:pPr>
      <w:r w:rsidDel="00000000" w:rsidR="00000000" w:rsidRPr="00000000">
        <w:rPr>
          <w:rtl w:val="0"/>
        </w:rPr>
        <w:t xml:space="preserve">On the left of the Levels/Labels dialog is the data selector.  This shows the data that is available to you.  There are 27 variables in the data frame, but here you just see 5 of them. That’s because this dialog only works with factors.</w:t>
      </w:r>
    </w:p>
    <w:p w:rsidR="00000000" w:rsidDel="00000000" w:rsidP="00000000" w:rsidRDefault="00000000" w:rsidRPr="00000000" w14:paraId="00000058">
      <w:pPr>
        <w:rPr/>
      </w:pPr>
      <w:r w:rsidDel="00000000" w:rsidR="00000000" w:rsidRPr="00000000">
        <w:rPr>
          <w:rtl w:val="0"/>
        </w:rPr>
        <w:t xml:space="preserve">On the right, you see the factor called option_a has been selected for you, because that variable was active when you used the right-click.  </w:t>
      </w:r>
    </w:p>
    <w:p w:rsidR="00000000" w:rsidDel="00000000" w:rsidP="00000000" w:rsidRDefault="00000000" w:rsidRPr="00000000" w14:paraId="0000005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second variable.  Either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double-click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it, or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select 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5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results, also 13 levels.  Then repeat with the third and check again.</w:t>
      </w:r>
    </w:p>
    <w:p w:rsidR="00000000" w:rsidDel="00000000" w:rsidP="00000000" w:rsidRDefault="00000000" w:rsidRPr="00000000" w14:paraId="000000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use the country factor, Fig. 9.</w:t>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60"/>
        <w:gridCol w:w="4566"/>
        <w:tblGridChange w:id="0">
          <w:tblGrid>
            <w:gridCol w:w="4460"/>
            <w:gridCol w:w="4566"/>
          </w:tblGrid>
        </w:tblGridChange>
      </w:tblGrid>
      <w:tr>
        <w:trPr>
          <w:cantSplit w:val="0"/>
          <w:trHeight w:val="576" w:hRule="atLeast"/>
          <w:tblHeader w:val="0"/>
        </w:trPr>
        <w:tc>
          <w:tcPr>
            <w:shd w:fill="d9d9d9" w:val="clear"/>
          </w:tcPr>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1d508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 : Levels/ Labels dialog</w:t>
            </w:r>
            <w:r w:rsidDel="00000000" w:rsidR="00000000" w:rsidRPr="00000000">
              <w:rPr>
                <w:rtl w:val="0"/>
              </w:rPr>
            </w:r>
          </w:p>
        </w:tc>
        <w:tc>
          <w:tcPr>
            <w:shd w:fill="d9d9d9" w:val="clear"/>
          </w:tcPr>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10 : Levels/ Labels dialog</w:t>
            </w:r>
          </w:p>
        </w:tc>
      </w:tr>
      <w:tr>
        <w:trPr>
          <w:cantSplit w:val="0"/>
          <w:tblHeader w:val="0"/>
        </w:trPr>
        <w:tc>
          <w:tcPr/>
          <w:p w:rsidR="00000000" w:rsidDel="00000000" w:rsidP="00000000" w:rsidRDefault="00000000" w:rsidRPr="00000000" w14:paraId="0000005E">
            <w:pPr>
              <w:rPr/>
            </w:pPr>
            <w:r w:rsidDel="00000000" w:rsidR="00000000" w:rsidRPr="00000000">
              <w:rPr/>
              <w:drawing>
                <wp:inline distB="0" distT="0" distL="0" distR="0">
                  <wp:extent cx="2679360" cy="2035198"/>
                  <wp:effectExtent b="0" l="0" r="0" t="0"/>
                  <wp:docPr id="55"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2679360" cy="20351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F">
            <w:pPr>
              <w:rPr/>
            </w:pPr>
            <w:r w:rsidDel="00000000" w:rsidR="00000000" w:rsidRPr="00000000">
              <w:rPr/>
              <w:drawing>
                <wp:inline distB="0" distT="0" distL="0" distR="0">
                  <wp:extent cx="2770307" cy="2107042"/>
                  <wp:effectExtent b="0" l="0" r="0" t="0"/>
                  <wp:docPr id="56"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2770307" cy="21070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spacing w:before="240" w:lineRule="auto"/>
        <w:rPr/>
      </w:pPr>
      <w:r w:rsidDel="00000000" w:rsidR="00000000" w:rsidRPr="00000000">
        <w:rPr>
          <w:rtl w:val="0"/>
        </w:rPr>
        <w:t xml:space="preserve">This shows, as expected, just the two countries and adds the information that there were 600 respondents from Nigeria and 400 from Cameroon.  </w:t>
      </w:r>
    </w:p>
    <w:p w:rsidR="00000000" w:rsidDel="00000000" w:rsidP="00000000" w:rsidRDefault="00000000" w:rsidRPr="00000000" w14:paraId="000000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also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see Fig. 10.</w:t>
      </w:r>
    </w:p>
    <w:p w:rsidR="00000000" w:rsidDel="00000000" w:rsidP="00000000" w:rsidRDefault="00000000" w:rsidRPr="00000000" w14:paraId="00000062">
      <w:pPr>
        <w:rPr/>
      </w:pPr>
      <w:r w:rsidDel="00000000" w:rsidR="00000000" w:rsidRPr="00000000">
        <w:rPr>
          <w:rtl w:val="0"/>
        </w:rPr>
        <w:t xml:space="preserve">This confirms just 2 levels with 462 male respondents and 538 female, Fig. xxx.</w:t>
      </w:r>
    </w:p>
    <w:p w:rsidR="00000000" w:rsidDel="00000000" w:rsidP="00000000" w:rsidRDefault="00000000" w:rsidRPr="00000000" w14:paraId="000000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you close the dialog click on the Help button. </w:t>
      </w:r>
    </w:p>
    <w:p w:rsidR="00000000" w:rsidDel="00000000" w:rsidP="00000000" w:rsidRDefault="00000000" w:rsidRPr="00000000" w14:paraId="00000064">
      <w:pPr>
        <w:spacing w:after="160" w:before="0" w:line="259" w:lineRule="auto"/>
        <w:ind w:left="53" w:firstLine="0"/>
        <w:rPr/>
      </w:pPr>
      <w:r w:rsidDel="00000000" w:rsidR="00000000" w:rsidRPr="00000000">
        <w:rPr>
          <w:rtl w:val="0"/>
        </w:rPr>
        <w:t xml:space="preserve">This opens R-Instat’s internal help system to the page about the dialog you are on. If you are unsure about what a dialog is for or how to use it use the help system for insight. You can navigate to other help pages from within this system using the menu on the left-hand side (Fig. 11).</w:t>
      </w:r>
    </w:p>
    <w:tbl>
      <w:tblPr>
        <w:tblStyle w:val="Table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71"/>
        <w:gridCol w:w="455"/>
        <w:tblGridChange w:id="0">
          <w:tblGrid>
            <w:gridCol w:w="8571"/>
            <w:gridCol w:w="455"/>
          </w:tblGrid>
        </w:tblGridChange>
      </w:tblGrid>
      <w:tr>
        <w:trPr>
          <w:cantSplit w:val="0"/>
          <w:trHeight w:val="576" w:hRule="atLeast"/>
          <w:tblHeader w:val="0"/>
        </w:trPr>
        <w:tc>
          <w:tcPr>
            <w:gridSpan w:val="2"/>
            <w:shd w:fill="d9d9d9" w:val="clear"/>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11: Help Page</w:t>
            </w:r>
          </w:p>
        </w:tc>
      </w:tr>
      <w:tr>
        <w:trPr>
          <w:cantSplit w:val="0"/>
          <w:tblHeader w:val="0"/>
        </w:trPr>
        <w:tc>
          <w:tcPr/>
          <w:p w:rsidR="00000000" w:rsidDel="00000000" w:rsidP="00000000" w:rsidRDefault="00000000" w:rsidRPr="00000000" w14:paraId="00000067">
            <w:pPr>
              <w:rPr/>
            </w:pPr>
            <w:r w:rsidDel="00000000" w:rsidR="00000000" w:rsidRPr="00000000">
              <w:rPr/>
              <w:drawing>
                <wp:inline distB="0" distT="0" distL="0" distR="0">
                  <wp:extent cx="5307971" cy="2848581"/>
                  <wp:effectExtent b="0" l="0" r="0" t="0"/>
                  <wp:docPr id="58"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307971" cy="28485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160" w:before="0" w:line="259" w:lineRule="auto"/>
        <w:rPr/>
      </w:pPr>
      <w:r w:rsidDel="00000000" w:rsidR="00000000" w:rsidRPr="00000000">
        <w:rPr>
          <w:rtl w:val="0"/>
        </w:rPr>
        <w:t xml:space="preserve">Each help page has:</w:t>
      </w:r>
    </w:p>
    <w:p w:rsidR="00000000" w:rsidDel="00000000" w:rsidP="00000000" w:rsidRDefault="00000000" w:rsidRPr="00000000" w14:paraId="000000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7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reproducible example of how to use the dialog. </w:t>
      </w:r>
    </w:p>
    <w:p w:rsidR="00000000" w:rsidDel="00000000" w:rsidP="00000000" w:rsidRDefault="00000000" w:rsidRPr="00000000" w14:paraId="000000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7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Explanations of the options on the dialog and how to use them. This example includes a description of hwo to edit the labels from within the dialog. </w:t>
      </w:r>
    </w:p>
    <w:p w:rsidR="00000000" w:rsidDel="00000000" w:rsidP="00000000" w:rsidRDefault="00000000" w:rsidRPr="00000000" w14:paraId="0000006C">
      <w:pPr>
        <w:spacing w:after="160" w:before="0" w:line="259" w:lineRule="auto"/>
        <w:rPr/>
      </w:pPr>
      <w:r w:rsidDel="00000000" w:rsidR="00000000" w:rsidRPr="00000000">
        <w:rPr>
          <w:rtl w:val="0"/>
        </w:rPr>
        <w:t xml:space="preserve">You do not need to be online to use the Help, it is contained within R-Instat. (Please note the Help system is extensive but is still in progress, so some pages are incomplete.)</w:t>
      </w:r>
    </w:p>
    <w:p w:rsidR="00000000" w:rsidDel="00000000" w:rsidP="00000000" w:rsidRDefault="00000000" w:rsidRPr="00000000" w14:paraId="0000006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return to the data</w:t>
      </w:r>
    </w:p>
    <w:p w:rsidR="00000000" w:rsidDel="00000000" w:rsidP="00000000" w:rsidRDefault="00000000" w:rsidRPr="00000000" w14:paraId="0000006E">
      <w:pPr>
        <w:pStyle w:val="Heading2"/>
        <w:rPr/>
      </w:pPr>
      <w:bookmarkStart w:colFirst="0" w:colLast="0" w:name="_heading=h.u09wbd783y3" w:id="5"/>
      <w:bookmarkEnd w:id="5"/>
      <w:r w:rsidDel="00000000" w:rsidR="00000000" w:rsidRPr="00000000">
        <w:rPr>
          <w:rtl w:val="0"/>
        </w:rPr>
        <w:t xml:space="preserve">Deepening your detective work </w:t>
      </w:r>
    </w:p>
    <w:p w:rsidR="00000000" w:rsidDel="00000000" w:rsidP="00000000" w:rsidRDefault="00000000" w:rsidRPr="00000000" w14:paraId="0000006F">
      <w:pPr>
        <w:rPr/>
      </w:pPr>
      <w:r w:rsidDel="00000000" w:rsidR="00000000" w:rsidRPr="00000000">
        <w:rPr>
          <w:b w:val="1"/>
          <w:bCs w:val="1"/>
          <w:rtl w:val="0"/>
        </w:rPr>
        <w:t xml:space="preserve">In this section: </w:t>
      </w:r>
      <w:r w:rsidDel="00000000" w:rsidR="00000000" w:rsidRPr="00000000">
        <w:rPr>
          <w:rtl w:val="0"/>
        </w:rPr>
        <w:t xml:space="preserve">You use visual and tabular summaries to inspect the data more broadly, identify missing values, and spot variables that need more tidying.  You combine more understanding of the data with learning more about R-Instat. </w:t>
      </w:r>
    </w:p>
    <w:p w:rsidR="00000000" w:rsidDel="00000000" w:rsidP="00000000" w:rsidRDefault="00000000" w:rsidRPr="00000000" w14:paraId="00000070">
      <w:pPr>
        <w:rPr/>
      </w:pPr>
      <w:r w:rsidDel="00000000" w:rsidR="00000000" w:rsidRPr="00000000">
        <w:rPr>
          <w:rtl w:val="0"/>
        </w:rPr>
        <w:t xml:space="preserve">Now the main grouping variables are factors; the next step is to inspect the dataset more systematically.</w:t>
      </w:r>
    </w:p>
    <w:p w:rsidR="00000000" w:rsidDel="00000000" w:rsidP="00000000" w:rsidRDefault="00000000" w:rsidRPr="00000000" w14:paraId="0000007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Mark the two variables after age.  Right-click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Convert to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Fig. 11.</w:t>
      </w:r>
    </w:p>
    <w:tbl>
      <w:tblPr>
        <w:tblStyle w:val="Table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47"/>
        <w:gridCol w:w="4179"/>
        <w:tblGridChange w:id="0">
          <w:tblGrid>
            <w:gridCol w:w="4847"/>
            <w:gridCol w:w="4179"/>
          </w:tblGrid>
        </w:tblGridChange>
      </w:tblGrid>
      <w:tr>
        <w:trPr>
          <w:cantSplit w:val="0"/>
          <w:trHeight w:val="576" w:hRule="atLeast"/>
          <w:tblHeader w:val="0"/>
        </w:trPr>
        <w:tc>
          <w:tcPr>
            <w:shd w:fill="d9d9d9" w:val="clear"/>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12: Right-click &gt; Convert to Factor</w:t>
            </w: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74">
            <w:pPr>
              <w:keepNext w:val="1"/>
              <w:rPr/>
            </w:pPr>
            <w:r w:rsidDel="00000000" w:rsidR="00000000" w:rsidRPr="00000000">
              <w:rPr>
                <w:color w:val="000000"/>
                <w:rtl w:val="0"/>
              </w:rPr>
              <w:t xml:space="preserve">Fig. 13: Describe &gt; One Variable &gt; Visualise Data</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drawing>
                <wp:inline distB="0" distT="0" distL="0" distR="0">
                  <wp:extent cx="2945139" cy="2809401"/>
                  <wp:effectExtent b="0" l="0" r="0" t="0"/>
                  <wp:docPr id="59"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2945139" cy="28094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6">
            <w:pPr>
              <w:rPr/>
            </w:pPr>
            <w:r w:rsidDel="00000000" w:rsidR="00000000" w:rsidRPr="00000000">
              <w:rPr/>
              <w:drawing>
                <wp:inline distB="0" distT="0" distL="0" distR="0">
                  <wp:extent cx="2509000" cy="1196959"/>
                  <wp:effectExtent b="0" l="0" r="0" t="0"/>
                  <wp:docPr id="6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2509000" cy="11969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use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Menu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first sub-menu,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One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first dialog,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Visualise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14.</w:t>
      </w:r>
    </w:p>
    <w:p w:rsidR="00000000" w:rsidDel="00000000" w:rsidP="00000000" w:rsidRDefault="00000000" w:rsidRPr="00000000" w14:paraId="00000079">
      <w:pPr>
        <w:rPr/>
      </w:pPr>
      <w:r w:rsidDel="00000000" w:rsidR="00000000" w:rsidRPr="00000000">
        <w:rPr>
          <w:rtl w:val="0"/>
        </w:rPr>
        <w:t xml:space="preserve">The Visualise dialog opens, Fig.14.</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Ok button in this dialog is already enabled.  So, try it without adjusting it.</w:t>
      </w:r>
    </w:p>
    <w:tbl>
      <w:tblPr>
        <w:tblStyle w:val="Table1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2"/>
        <w:gridCol w:w="4954"/>
        <w:tblGridChange w:id="0">
          <w:tblGrid>
            <w:gridCol w:w="4072"/>
            <w:gridCol w:w="4954"/>
          </w:tblGrid>
        </w:tblGridChange>
      </w:tblGrid>
      <w:tr>
        <w:trPr>
          <w:cantSplit w:val="0"/>
          <w:trHeight w:val="576" w:hRule="atLeast"/>
          <w:tblHeader w:val="0"/>
        </w:trPr>
        <w:tc>
          <w:tcPr>
            <w:shd w:fill="d9d9d9" w:val="clear"/>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14 : Visualise Data dialog</w:t>
            </w:r>
            <w:r w:rsidDel="00000000" w:rsidR="00000000" w:rsidRPr="00000000">
              <w:rPr>
                <w:rtl w:val="0"/>
              </w:rPr>
            </w:r>
          </w:p>
        </w:tc>
        <w:tc>
          <w:tcPr>
            <w:shd w:fill="d9d9d9" w:val="clear"/>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15 : Visualise data graph</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drawing>
                <wp:inline distB="0" distT="0" distL="0" distR="0">
                  <wp:extent cx="2503049" cy="2688017"/>
                  <wp:effectExtent b="0" l="0" r="0" t="0"/>
                  <wp:docPr id="61"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2503049" cy="26880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rPr/>
            </w:pPr>
            <w:r w:rsidDel="00000000" w:rsidR="00000000" w:rsidRPr="00000000">
              <w:rPr/>
              <w:drawing>
                <wp:inline distB="0" distT="0" distL="0" distR="0">
                  <wp:extent cx="3083768" cy="2643718"/>
                  <wp:effectExtent b="0" l="0" r="0" t="0"/>
                  <wp:docPr id="62"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3083768" cy="26437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spacing w:before="240" w:lineRule="auto"/>
        <w:rPr/>
      </w:pPr>
      <w:r w:rsidDel="00000000" w:rsidR="00000000" w:rsidRPr="00000000">
        <w:rPr>
          <w:rtl w:val="0"/>
        </w:rPr>
        <w:t xml:space="preserve">This is the first dialog to produce results in the Output window, Fig. 15.</w:t>
      </w:r>
    </w:p>
    <w:p w:rsidR="00000000" w:rsidDel="00000000" w:rsidP="00000000" w:rsidRDefault="00000000" w:rsidRPr="00000000" w14:paraId="00000080">
      <w:pPr>
        <w:rPr/>
      </w:pPr>
      <w:r w:rsidDel="00000000" w:rsidR="00000000" w:rsidRPr="00000000">
        <w:rPr>
          <w:rtl w:val="0"/>
        </w:rPr>
        <w:t xml:space="preserve">This output gives a quick visual overview of the dataset. From it note:</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confirmation that the data has 1000 rows, or respondents.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grey areas indicate missing values.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factor variables are shown in green.  The last one has missing values.  Probably we only measured that variable in the second country, namely Cameroon.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only one numeric variable, which is the age.  It is an integer, so the ages are just given as whole years.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remaining variables are still of character type, and some are measured in only one of the two countries.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last two variables have scattered missing values, with more in Cameroon than Nigeria.</w:t>
      </w:r>
    </w:p>
    <w:p w:rsidR="00000000" w:rsidDel="00000000" w:rsidP="00000000" w:rsidRDefault="00000000" w:rsidRPr="00000000" w14:paraId="00000087">
      <w:pPr>
        <w:rPr/>
      </w:pPr>
      <w:r w:rsidDel="00000000" w:rsidR="00000000" w:rsidRPr="00000000">
        <w:rPr>
          <w:rtl w:val="0"/>
        </w:rPr>
        <w:t xml:space="preserve">Now for another dialog.</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&gt; One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menu.  Choose the second dialog,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Summarise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Pause a little to study this dialog, Fig. 16.</w:t>
      </w:r>
    </w:p>
    <w:p w:rsidR="00000000" w:rsidDel="00000000" w:rsidP="00000000" w:rsidRDefault="00000000" w:rsidRPr="00000000" w14:paraId="0000008A">
      <w:pPr>
        <w:ind w:left="720" w:firstLine="0"/>
        <w:rPr>
          <w:i w:val="1"/>
          <w:iCs w:val="1"/>
        </w:rPr>
      </w:pPr>
      <w:r w:rsidDel="00000000" w:rsidR="00000000" w:rsidRPr="00000000">
        <w:rPr>
          <w:i w:val="1"/>
          <w:iCs w:val="1"/>
          <w:rtl w:val="0"/>
        </w:rPr>
        <w:t xml:space="preserve">There are 3 buttons at the top.  We stick with the first, called Default.</w:t>
      </w:r>
    </w:p>
    <w:p w:rsidR="00000000" w:rsidDel="00000000" w:rsidP="00000000" w:rsidRDefault="00000000" w:rsidRPr="00000000" w14:paraId="0000008B">
      <w:pPr>
        <w:ind w:left="720" w:firstLine="0"/>
        <w:rPr>
          <w:i w:val="1"/>
          <w:iCs w:val="1"/>
        </w:rPr>
      </w:pPr>
      <w:r w:rsidDel="00000000" w:rsidR="00000000" w:rsidRPr="00000000">
        <w:rPr>
          <w:i w:val="1"/>
          <w:iCs w:val="1"/>
          <w:rtl w:val="0"/>
        </w:rPr>
        <w:t xml:space="preserve">There is the data selector on the left.  This shows all the variables that could be summarised.</w:t>
      </w:r>
    </w:p>
    <w:p w:rsidR="00000000" w:rsidDel="00000000" w:rsidP="00000000" w:rsidRDefault="00000000" w:rsidRPr="00000000" w14:paraId="0000008C">
      <w:pPr>
        <w:ind w:left="720" w:firstLine="0"/>
        <w:rPr>
          <w:i w:val="1"/>
          <w:iCs w:val="1"/>
        </w:rPr>
      </w:pPr>
      <w:r w:rsidDel="00000000" w:rsidR="00000000" w:rsidRPr="00000000">
        <w:rPr>
          <w:i w:val="1"/>
          <w:iCs w:val="1"/>
          <w:rtl w:val="0"/>
        </w:rPr>
        <w:t xml:space="preserve">There is a multiple receiver on the right, because we can summarise many variables at the same time.</w:t>
      </w:r>
    </w:p>
    <w:p w:rsidR="00000000" w:rsidDel="00000000" w:rsidP="00000000" w:rsidRDefault="00000000" w:rsidRPr="00000000" w14:paraId="0000008D">
      <w:pPr>
        <w:ind w:left="720" w:firstLine="0"/>
        <w:rPr>
          <w:i w:val="1"/>
          <w:iCs w:val="1"/>
        </w:rPr>
      </w:pPr>
      <w:r w:rsidDel="00000000" w:rsidR="00000000" w:rsidRPr="00000000">
        <w:rPr>
          <w:i w:val="1"/>
          <w:iCs w:val="1"/>
          <w:rtl w:val="0"/>
        </w:rPr>
        <w:t xml:space="preserve">The Ok (and To Script) at the bottom are currently disabled.  You can’t proceed until you have said which columns to summarise.</w:t>
      </w:r>
    </w:p>
    <w:p w:rsidR="00000000" w:rsidDel="00000000" w:rsidP="00000000" w:rsidRDefault="00000000" w:rsidRPr="00000000" w14:paraId="0000008E">
      <w:pPr>
        <w:rPr/>
      </w:pPr>
      <w:r w:rsidDel="00000000" w:rsidR="00000000" w:rsidRPr="00000000">
        <w:rPr>
          <w:rtl w:val="0"/>
        </w:rPr>
        <w:t xml:space="preserve">Let’s summarise all the columns.  This is easy to do by using the down-arrow next to </w:t>
      </w:r>
      <w:r w:rsidDel="00000000" w:rsidR="00000000" w:rsidRPr="00000000">
        <w:rPr>
          <w:b w:val="1"/>
          <w:bCs w:val="1"/>
          <w:i w:val="1"/>
          <w:iCs w:val="1"/>
          <w:color w:val="24292e"/>
          <w:sz w:val="24"/>
          <w:szCs w:val="24"/>
          <w:rtl w:val="0"/>
        </w:rPr>
        <w:t xml:space="preserve">Add</w:t>
      </w:r>
      <w:r w:rsidDel="00000000" w:rsidR="00000000" w:rsidRPr="00000000">
        <w:rPr>
          <w:rtl w:val="0"/>
        </w:rPr>
        <w:t xml:space="preserve"> in the data selector, Fig. 16.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down arrow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rPr/>
      </w:pPr>
      <w:r w:rsidDel="00000000" w:rsidR="00000000" w:rsidRPr="00000000">
        <w:rPr>
          <w:rtl w:val="0"/>
        </w:rPr>
        <w:t xml:space="preserve">This is a simple dialog with just one additional option: </w:t>
      </w:r>
      <w:r w:rsidDel="00000000" w:rsidR="00000000" w:rsidRPr="00000000">
        <w:rPr>
          <w:b w:val="1"/>
          <w:bCs w:val="1"/>
          <w:i w:val="1"/>
          <w:iCs w:val="1"/>
          <w:color w:val="24292e"/>
          <w:sz w:val="24"/>
          <w:szCs w:val="24"/>
          <w:rtl w:val="0"/>
        </w:rPr>
        <w:t xml:space="preserve">Maximum Factor Levels</w:t>
      </w:r>
      <w:r w:rsidDel="00000000" w:rsidR="00000000" w:rsidRPr="00000000">
        <w:rPr>
          <w:rtl w:val="0"/>
        </w:rPr>
        <w:t xml:space="preserve"> </w:t>
      </w:r>
      <w:r w:rsidDel="00000000" w:rsidR="00000000" w:rsidRPr="00000000">
        <w:rPr>
          <w:b w:val="1"/>
          <w:bCs w:val="1"/>
          <w:i w:val="1"/>
          <w:iCs w:val="1"/>
          <w:color w:val="24292e"/>
          <w:sz w:val="24"/>
          <w:szCs w:val="24"/>
          <w:rtl w:val="0"/>
        </w:rPr>
        <w:t xml:space="preserve">Shown</w:t>
      </w:r>
      <w:r w:rsidDel="00000000" w:rsidR="00000000" w:rsidRPr="00000000">
        <w:rPr>
          <w:rtl w:val="0"/>
        </w:rPr>
        <w:t xml:space="preserve">. The default value is 12.  But we have already seen, in Fig. 8, that some factors have more levels.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up-arrow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Factor Level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 control and make it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That should be enough.</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60"/>
        <w:gridCol w:w="5166"/>
        <w:tblGridChange w:id="0">
          <w:tblGrid>
            <w:gridCol w:w="3860"/>
            <w:gridCol w:w="5166"/>
          </w:tblGrid>
        </w:tblGridChange>
      </w:tblGrid>
      <w:tr>
        <w:trPr>
          <w:cantSplit w:val="0"/>
          <w:trHeight w:val="576" w:hRule="atLeast"/>
          <w:tblHeader w:val="0"/>
        </w:trPr>
        <w:tc>
          <w:tcPr>
            <w:shd w:fill="d9d9d9" w:val="clear"/>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16 : One Variable Summarise</w:t>
            </w:r>
            <w:r w:rsidDel="00000000" w:rsidR="00000000" w:rsidRPr="00000000">
              <w:rPr>
                <w:rtl w:val="0"/>
              </w:rPr>
            </w:r>
          </w:p>
        </w:tc>
        <w:tc>
          <w:tcPr>
            <w:shd w:fill="d9d9d9" w:val="clear"/>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17 : The Summary</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drawing>
                <wp:inline distB="0" distT="0" distL="0" distR="0">
                  <wp:extent cx="2304243" cy="2600378"/>
                  <wp:effectExtent b="0" l="0" r="0" t="0"/>
                  <wp:docPr id="63"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2304243" cy="26003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rPr/>
            </w:pPr>
            <w:r w:rsidDel="00000000" w:rsidR="00000000" w:rsidRPr="00000000">
              <w:rPr/>
              <w:drawing>
                <wp:inline distB="0" distT="0" distL="0" distR="0">
                  <wp:extent cx="3144386" cy="2847227"/>
                  <wp:effectExtent b="0" l="0" r="0" t="0"/>
                  <wp:docPr id="64"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3144386" cy="28472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spacing w:before="240" w:lineRule="auto"/>
        <w:rPr/>
      </w:pPr>
      <w:r w:rsidDel="00000000" w:rsidR="00000000" w:rsidRPr="00000000">
        <w:rPr>
          <w:rtl w:val="0"/>
        </w:rPr>
        <w:t xml:space="preserve">The results in Fig. 17 are hard to read at first.</w:t>
      </w:r>
    </w:p>
    <w:p w:rsidR="00000000" w:rsidDel="00000000" w:rsidP="00000000" w:rsidRDefault="00000000" w:rsidRPr="00000000" w14:paraId="00000098">
      <w:pPr>
        <w:rPr/>
      </w:pPr>
      <w:r w:rsidDel="00000000" w:rsidR="00000000" w:rsidRPr="00000000">
        <w:rPr>
          <w:rtl w:val="0"/>
        </w:rPr>
        <w:t xml:space="preserve">There are 3 solutions: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the output window wider.</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your mouse has a wheel, then make the text smaller.</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Maximise the output window:</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word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towards at the top left, within the Output window, Fig. 17.</w:t>
      </w:r>
    </w:p>
    <w:tbl>
      <w:tblPr>
        <w:tblStyle w:val="Table1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18 : The Maximised Output</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pPr>
            <w:r w:rsidDel="00000000" w:rsidR="00000000" w:rsidRPr="00000000">
              <w:rPr/>
              <w:drawing>
                <wp:inline distB="0" distT="0" distL="0" distR="0">
                  <wp:extent cx="5168842" cy="3056294"/>
                  <wp:effectExtent b="0" l="0" r="0" t="0"/>
                  <wp:docPr id="65"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5168842" cy="30562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spacing w:before="240" w:lineRule="auto"/>
        <w:rPr/>
      </w:pPr>
      <w:r w:rsidDel="00000000" w:rsidR="00000000" w:rsidRPr="00000000">
        <w:rPr>
          <w:rtl w:val="0"/>
        </w:rPr>
        <w:t xml:space="preserve">Once the display is easier to read, the summary tells us several useful things about the data.</w:t>
      </w:r>
    </w:p>
    <w:p w:rsidR="00000000" w:rsidDel="00000000" w:rsidP="00000000" w:rsidRDefault="00000000" w:rsidRPr="00000000" w14:paraId="000000A0">
      <w:pPr>
        <w:rPr/>
      </w:pPr>
      <w:r w:rsidDel="00000000" w:rsidR="00000000" w:rsidRPr="00000000">
        <w:rPr>
          <w:rtl w:val="0"/>
        </w:rPr>
        <w:t xml:space="preserve">There are variables of three different types in the data, Numeric (just the age column), factor and character.</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Numeric columns are summarised with the mean, median etc.</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Factor columns are summarised with the frequencies.  Those are the same as we saw earlier, via the right-click menu, e.g. Fig. 8.</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 columns are not really summarised at all.</w:t>
      </w:r>
    </w:p>
    <w:p w:rsidR="00000000" w:rsidDel="00000000" w:rsidP="00000000" w:rsidRDefault="00000000" w:rsidRPr="00000000" w14:paraId="000000A4">
      <w:pPr>
        <w:rPr/>
      </w:pPr>
      <w:r w:rsidDel="00000000" w:rsidR="00000000" w:rsidRPr="00000000">
        <w:rPr>
          <w:rtl w:val="0"/>
        </w:rPr>
        <w:t xml:space="preserve">Next, look at the results in more detail.  An initial result is that our Factor limit of 15 seems ok for all factors, except one.  The factor called consumptionform has more than 15 levels. Note, this variable name “consumptionform” is not allowed to have any spaces as an R column name.  (If you would like to improve the name, then it could be consumption.form or consumption_form.  Use the right-click menu to change the name.)</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Maximised window.</w:t>
      </w:r>
    </w:p>
    <w:p w:rsidR="00000000" w:rsidDel="00000000" w:rsidP="00000000" w:rsidRDefault="00000000" w:rsidRPr="00000000" w14:paraId="000000A6">
      <w:pPr>
        <w:pStyle w:val="Heading2"/>
        <w:rPr/>
      </w:pPr>
      <w:bookmarkStart w:colFirst="0" w:colLast="0" w:name="_heading=h.c2v25gtprrwf" w:id="6"/>
      <w:bookmarkEnd w:id="6"/>
      <w:r w:rsidDel="00000000" w:rsidR="00000000" w:rsidRPr="00000000">
        <w:rPr>
          <w:rtl w:val="0"/>
        </w:rPr>
        <w:t xml:space="preserve">Improving Summaries</w:t>
      </w:r>
    </w:p>
    <w:p w:rsidR="00000000" w:rsidDel="00000000" w:rsidP="00000000" w:rsidRDefault="00000000" w:rsidRPr="00000000" w14:paraId="000000A7">
      <w:pPr>
        <w:rPr/>
      </w:pPr>
      <w:r w:rsidDel="00000000" w:rsidR="00000000" w:rsidRPr="00000000">
        <w:rPr>
          <w:b w:val="1"/>
          <w:bCs w:val="1"/>
          <w:rtl w:val="0"/>
        </w:rPr>
        <w:t xml:space="preserve">In this section:</w:t>
      </w:r>
      <w:r w:rsidDel="00000000" w:rsidR="00000000" w:rsidRPr="00000000">
        <w:rPr>
          <w:rtl w:val="0"/>
        </w:rPr>
        <w:t xml:space="preserve"> You return to a dialog, adjust the settings, and produce output that is easier to interpret. The goal is to move from generating summaries to understanding what they show and refining them when needed.</w:t>
      </w:r>
    </w:p>
    <w:p w:rsidR="00000000" w:rsidDel="00000000" w:rsidP="00000000" w:rsidRDefault="00000000" w:rsidRPr="00000000" w14:paraId="000000A8">
      <w:pPr>
        <w:rPr/>
      </w:pPr>
      <w:r w:rsidDel="00000000" w:rsidR="00000000" w:rsidRPr="00000000">
        <w:rPr>
          <w:rtl w:val="0"/>
        </w:rPr>
        <w:t xml:space="preserve">To reopen a dialog, you can use the menu again or use the toolbar, Fig. 19. </w:t>
      </w:r>
    </w:p>
    <w:tbl>
      <w:tblPr>
        <w:tblStyle w:val="Table1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19 : The Toolbar Menu </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drawing>
                <wp:inline distB="0" distT="0" distL="0" distR="0">
                  <wp:extent cx="5480102" cy="2019368"/>
                  <wp:effectExtent b="0" l="0" r="0" t="0"/>
                  <wp:docPr id="38"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5480102" cy="20193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icon in the toolbar.  (It looks a bit like a dialog.)</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dialog is as you left it.  Right-click in the receiver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20 (or select all the variables and delete them.)</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just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see the results in detail for a numeric variable.</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rPr/>
      </w:pPr>
      <w:r w:rsidDel="00000000" w:rsidR="00000000" w:rsidRPr="00000000">
        <w:rPr>
          <w:rtl w:val="0"/>
        </w:rPr>
        <w:t xml:space="preserve">This gives six numeric summaries. Producing them is easy but interpreting them matters more. Here, they show that respondents range from 18 to 79 years old, with a typical age around 37.5 years.</w:t>
      </w:r>
    </w:p>
    <w:tbl>
      <w:tblPr>
        <w:tblStyle w:val="Table1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39"/>
        <w:gridCol w:w="4787"/>
        <w:tblGridChange w:id="0">
          <w:tblGrid>
            <w:gridCol w:w="4239"/>
            <w:gridCol w:w="4787"/>
          </w:tblGrid>
        </w:tblGridChange>
      </w:tblGrid>
      <w:tr>
        <w:trPr>
          <w:cantSplit w:val="0"/>
          <w:trHeight w:val="576" w:hRule="atLeast"/>
          <w:tblHeader w:val="0"/>
        </w:trPr>
        <w:tc>
          <w:tcPr>
            <w:shd w:fill="d9d9d9" w:val="clear"/>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20 : One Variable Summarise dialog</w:t>
            </w:r>
            <w:r w:rsidDel="00000000" w:rsidR="00000000" w:rsidRPr="00000000">
              <w:rPr>
                <w:rtl w:val="0"/>
              </w:rPr>
            </w:r>
          </w:p>
        </w:tc>
        <w:tc>
          <w:tcPr>
            <w:shd w:fill="d9d9d9" w:val="clear"/>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21 : The Age Summaries</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drawing>
                <wp:inline distB="0" distT="0" distL="0" distR="0">
                  <wp:extent cx="2569996" cy="2888896"/>
                  <wp:effectExtent b="0" l="0" r="0" t="0"/>
                  <wp:docPr id="3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569996" cy="28888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rPr/>
            </w:pPr>
            <w:r w:rsidDel="00000000" w:rsidR="00000000" w:rsidRPr="00000000">
              <w:rPr/>
              <w:drawing>
                <wp:inline distB="0" distT="0" distL="0" distR="0">
                  <wp:extent cx="2928974" cy="1191904"/>
                  <wp:effectExtent b="0" l="0" r="0" t="0"/>
                  <wp:docPr id="40"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2928974" cy="11919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spacing w:before="240" w:lineRule="auto"/>
        <w:rPr/>
      </w:pPr>
      <w:r w:rsidDel="00000000" w:rsidR="00000000" w:rsidRPr="00000000">
        <w:rPr>
          <w:rtl w:val="0"/>
        </w:rPr>
        <w:t xml:space="preserve">Practice again with a better summary of the </w:t>
      </w:r>
      <w:r w:rsidDel="00000000" w:rsidR="00000000" w:rsidRPr="00000000">
        <w:rPr>
          <w:b w:val="1"/>
          <w:bCs w:val="1"/>
          <w:i w:val="1"/>
          <w:iCs w:val="1"/>
          <w:color w:val="24292e"/>
          <w:sz w:val="24"/>
          <w:szCs w:val="24"/>
          <w:rtl w:val="0"/>
        </w:rPr>
        <w:t xml:space="preserve">consumptionform</w:t>
      </w:r>
      <w:r w:rsidDel="00000000" w:rsidR="00000000" w:rsidRPr="00000000">
        <w:rPr>
          <w:rtl w:val="0"/>
        </w:rPr>
        <w:t xml:space="preserve"> variable.</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toolbar to return again to the dialog.</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Remove the age variable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consumptionform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number of factor levels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22.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97"/>
        <w:gridCol w:w="4929"/>
        <w:tblGridChange w:id="0">
          <w:tblGrid>
            <w:gridCol w:w="4097"/>
            <w:gridCol w:w="4929"/>
          </w:tblGrid>
        </w:tblGridChange>
      </w:tblGrid>
      <w:tr>
        <w:trPr>
          <w:cantSplit w:val="0"/>
          <w:trHeight w:val="576" w:hRule="atLeast"/>
          <w:tblHeader w:val="0"/>
        </w:trPr>
        <w:tc>
          <w:tcPr>
            <w:shd w:fill="d9d9d9" w:val="clear"/>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22 : One Variable Summarise dialog</w:t>
            </w:r>
            <w:r w:rsidDel="00000000" w:rsidR="00000000" w:rsidRPr="00000000">
              <w:rPr>
                <w:rtl w:val="0"/>
              </w:rPr>
            </w:r>
          </w:p>
        </w:tc>
        <w:tc>
          <w:tcPr>
            <w:shd w:fill="d9d9d9" w:val="clear"/>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23 : consumptionform summaries</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drawing>
                <wp:inline distB="0" distT="0" distL="0" distR="0">
                  <wp:extent cx="2413197" cy="2866907"/>
                  <wp:effectExtent b="0" l="0" r="0" t="0"/>
                  <wp:docPr id="41"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2413197" cy="28669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B">
            <w:pPr>
              <w:rPr/>
            </w:pPr>
            <w:r w:rsidDel="00000000" w:rsidR="00000000" w:rsidRPr="00000000">
              <w:rPr/>
              <w:drawing>
                <wp:inline distB="0" distT="0" distL="0" distR="0">
                  <wp:extent cx="3017812" cy="1757660"/>
                  <wp:effectExtent b="0" l="0" r="0" t="0"/>
                  <wp:docPr id="42"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3017812" cy="17576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spacing w:before="240" w:lineRule="auto"/>
        <w:rPr/>
      </w:pPr>
      <w:r w:rsidDel="00000000" w:rsidR="00000000" w:rsidRPr="00000000">
        <w:rPr>
          <w:rtl w:val="0"/>
        </w:rPr>
        <w:t xml:space="preserve">The results, in Fig. 23 show that:</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respondents have cassava for breakfast, lunch and dinner. </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have cassava for lunch, dinner and breakfast</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has cassava for breakfast, dinner and lunch</w:t>
      </w:r>
    </w:p>
    <w:p w:rsidR="00000000" w:rsidDel="00000000" w:rsidP="00000000" w:rsidRDefault="00000000" w:rsidRPr="00000000" w14:paraId="000000C0">
      <w:pPr>
        <w:rPr/>
      </w:pPr>
      <w:r w:rsidDel="00000000" w:rsidR="00000000" w:rsidRPr="00000000">
        <w:rPr>
          <w:rtl w:val="0"/>
        </w:rPr>
        <w:t xml:space="preserve">This shows that </w:t>
      </w:r>
      <w:r w:rsidDel="00000000" w:rsidR="00000000" w:rsidRPr="00000000">
        <w:rPr>
          <w:i w:val="1"/>
          <w:iCs w:val="1"/>
          <w:rtl w:val="0"/>
        </w:rPr>
        <w:t xml:space="preserve">consumptionform</w:t>
      </w:r>
      <w:r w:rsidDel="00000000" w:rsidR="00000000" w:rsidRPr="00000000">
        <w:rPr>
          <w:rtl w:val="0"/>
        </w:rPr>
        <w:t xml:space="preserve"> needs cleaning, because multiple levels appear to represent the same response in different word orders. Finding these small problems is what being a data detective is all about, fixing them will make you analysis clear and meaningful.</w:t>
      </w:r>
    </w:p>
    <w:p w:rsidR="00000000" w:rsidDel="00000000" w:rsidP="00000000" w:rsidRDefault="00000000" w:rsidRPr="00000000" w14:paraId="000000C1">
      <w:pPr>
        <w:rPr/>
      </w:pPr>
      <w:r w:rsidDel="00000000" w:rsidR="00000000" w:rsidRPr="00000000">
        <w:rPr>
          <w:rtl w:val="0"/>
        </w:rPr>
        <w:t xml:space="preserve">Another useful summary is provided by the skim package. This broad overview of all variable but is especially useful for examining character variables.  </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yet again to the dialog.  </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middle,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skim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at the top.</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variables again, Fig. 24.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click on the maximize in the output window.  </w:t>
      </w:r>
    </w:p>
    <w:p w:rsidR="00000000" w:rsidDel="00000000" w:rsidP="00000000" w:rsidRDefault="00000000" w:rsidRPr="00000000" w14:paraId="000000C6">
      <w:pPr>
        <w:spacing w:before="240" w:lineRule="auto"/>
        <w:rPr/>
      </w:pPr>
      <w:r w:rsidDel="00000000" w:rsidR="00000000" w:rsidRPr="00000000">
        <w:rPr>
          <w:rtl w:val="0"/>
        </w:rPr>
        <w:t xml:space="preserve">This closes the data window, Fig. 25, so the whole screen is for the results.</w:t>
      </w:r>
    </w:p>
    <w:p w:rsidR="00000000" w:rsidDel="00000000" w:rsidP="00000000" w:rsidRDefault="00000000" w:rsidRPr="00000000" w14:paraId="000000C7">
      <w:pPr>
        <w:rPr/>
      </w:pPr>
      <w:r w:rsidDel="00000000" w:rsidR="00000000" w:rsidRPr="00000000">
        <w:rPr>
          <w:rtl w:val="0"/>
        </w:rPr>
        <w:t xml:space="preserve">This summary shows: </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id variable has 1000 unique values.  This confirms it is different for each responded making it a useful identifier. </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last two-character variables have hundreds of levels, so they will need a closer look before they can be used reliably.</w:t>
      </w:r>
    </w:p>
    <w:tbl>
      <w:tblPr>
        <w:tblStyle w:val="Table1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69"/>
        <w:gridCol w:w="4957"/>
        <w:tblGridChange w:id="0">
          <w:tblGrid>
            <w:gridCol w:w="4069"/>
            <w:gridCol w:w="4957"/>
          </w:tblGrid>
        </w:tblGridChange>
      </w:tblGrid>
      <w:tr>
        <w:trPr>
          <w:cantSplit w:val="0"/>
          <w:trHeight w:val="576" w:hRule="atLeast"/>
          <w:tblHeader w:val="0"/>
        </w:trPr>
        <w:tc>
          <w:tcPr>
            <w:shd w:fill="d9d9d9" w:val="clear"/>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24 : One Variable Summarise &gt; Skim</w:t>
            </w:r>
            <w:r w:rsidDel="00000000" w:rsidR="00000000" w:rsidRPr="00000000">
              <w:rPr>
                <w:rtl w:val="0"/>
              </w:rPr>
            </w:r>
          </w:p>
        </w:tc>
        <w:tc>
          <w:tcPr>
            <w:shd w:fill="d9d9d9" w:val="clear"/>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25 : Skim Summary</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drawing>
                <wp:inline distB="0" distT="0" distL="0" distR="0">
                  <wp:extent cx="2458625" cy="2752810"/>
                  <wp:effectExtent b="0" l="0" r="0" t="0"/>
                  <wp:docPr id="43"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2458625" cy="27528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D">
            <w:pPr>
              <w:rPr/>
            </w:pPr>
            <w:r w:rsidDel="00000000" w:rsidR="00000000" w:rsidRPr="00000000">
              <w:rPr/>
              <w:drawing>
                <wp:inline distB="0" distT="0" distL="0" distR="0">
                  <wp:extent cx="3025988" cy="3061525"/>
                  <wp:effectExtent b="0" l="0" r="0" t="0"/>
                  <wp:docPr id="44"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3025988" cy="3061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before="240" w:lineRule="auto"/>
        <w:rPr/>
      </w:pPr>
      <w:r w:rsidDel="00000000" w:rsidR="00000000" w:rsidRPr="00000000">
        <w:rPr>
          <w:rtl w:val="0"/>
        </w:rPr>
        <w:t xml:space="preserve">Now close the maximise window and return to the 2-window display.  </w:t>
      </w:r>
    </w:p>
    <w:p w:rsidR="00000000" w:rsidDel="00000000" w:rsidP="00000000" w:rsidRDefault="00000000" w:rsidRPr="00000000" w14:paraId="000000CF">
      <w:pPr>
        <w:pStyle w:val="Heading1"/>
        <w:numPr>
          <w:ilvl w:val="0"/>
          <w:numId w:val="8"/>
        </w:numPr>
        <w:ind w:left="720" w:hanging="360"/>
        <w:rPr/>
      </w:pPr>
      <w:bookmarkStart w:colFirst="0" w:colLast="0" w:name="_heading=h.x7qhofolds5t" w:id="7"/>
      <w:bookmarkEnd w:id="7"/>
      <w:r w:rsidDel="00000000" w:rsidR="00000000" w:rsidRPr="00000000">
        <w:rPr>
          <w:rtl w:val="0"/>
        </w:rPr>
        <w:t xml:space="preserve">Exploring Data with Graphs</w:t>
      </w:r>
    </w:p>
    <w:p w:rsidR="00000000" w:rsidDel="00000000" w:rsidP="00000000" w:rsidRDefault="00000000" w:rsidRPr="00000000" w14:paraId="000000D0">
      <w:pPr>
        <w:rPr/>
      </w:pPr>
      <w:r w:rsidDel="00000000" w:rsidR="00000000" w:rsidRPr="00000000">
        <w:rPr>
          <w:b w:val="1"/>
          <w:bCs w:val="1"/>
          <w:rtl w:val="0"/>
        </w:rPr>
        <w:t xml:space="preserve">In this section:</w:t>
      </w:r>
      <w:r w:rsidDel="00000000" w:rsidR="00000000" w:rsidRPr="00000000">
        <w:rPr>
          <w:rtl w:val="0"/>
        </w:rPr>
        <w:t xml:space="preserve"> You will add graphs to the data-detective work. Graphs make patterns and problems easier to see, and they often reveal issues that tables alone can hide. For more on graphs also checkout our resources </w:t>
      </w:r>
      <w:hyperlink r:id="rId38">
        <w:r w:rsidDel="00000000" w:rsidR="00000000" w:rsidRPr="00000000">
          <w:rPr>
            <w:color w:val="3ebbf0"/>
            <w:u w:val="single"/>
            <w:rtl w:val="0"/>
          </w:rPr>
          <w:t xml:space="preserve">here</w:t>
        </w:r>
      </w:hyperlink>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So far, we have examined the data mainly through tables and summaries. We now add graphs, both to learn another part of R-Instat and to deepen the data-detective work.</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&gt; One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menu again.  This time the third dialog,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graph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 arrow next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rPr/>
      </w:pPr>
      <w:r w:rsidDel="00000000" w:rsidR="00000000" w:rsidRPr="00000000">
        <w:rPr>
          <w:rtl w:val="0"/>
        </w:rPr>
        <w:t xml:space="preserve">Notice that there is a </w:t>
      </w:r>
      <w:r w:rsidDel="00000000" w:rsidR="00000000" w:rsidRPr="00000000">
        <w:rPr>
          <w:b w:val="1"/>
          <w:bCs w:val="1"/>
          <w:i w:val="1"/>
          <w:iCs w:val="1"/>
          <w:color w:val="24292e"/>
          <w:sz w:val="24"/>
          <w:szCs w:val="24"/>
          <w:rtl w:val="0"/>
        </w:rPr>
        <w:t xml:space="preserve">Graph Options</w:t>
      </w:r>
      <w:r w:rsidDel="00000000" w:rsidR="00000000" w:rsidRPr="00000000">
        <w:rPr>
          <w:rtl w:val="0"/>
        </w:rPr>
        <w:t xml:space="preserve"> button. This is common too and leads to a sub-dialog with more detailed options, such as graph types. This is an example where the sub dialog can add flexibility, but it is not often necessary in this dialog, so we wait and show sub-dialogs later.</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click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1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61"/>
        <w:gridCol w:w="4965"/>
        <w:tblGridChange w:id="0">
          <w:tblGrid>
            <w:gridCol w:w="4061"/>
            <w:gridCol w:w="4965"/>
          </w:tblGrid>
        </w:tblGridChange>
      </w:tblGrid>
      <w:tr>
        <w:trPr>
          <w:cantSplit w:val="0"/>
          <w:trHeight w:val="576" w:hRule="atLeast"/>
          <w:tblHeader w:val="0"/>
        </w:trPr>
        <w:tc>
          <w:tcPr>
            <w:shd w:fill="d9d9d9" w:val="clear"/>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26 : One Variable Graph</w:t>
            </w:r>
            <w:r w:rsidDel="00000000" w:rsidR="00000000" w:rsidRPr="00000000">
              <w:rPr>
                <w:rtl w:val="0"/>
              </w:rPr>
            </w:r>
          </w:p>
        </w:tc>
        <w:tc>
          <w:tcPr>
            <w:shd w:fill="d9d9d9" w:val="clear"/>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27 : The Graph</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drawing>
                <wp:inline distB="0" distT="0" distL="0" distR="0">
                  <wp:extent cx="2467628" cy="2224857"/>
                  <wp:effectExtent b="0" l="0" r="0" t="0"/>
                  <wp:docPr id="45"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2467628" cy="222485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9">
            <w:pPr>
              <w:rPr/>
            </w:pPr>
            <w:r w:rsidDel="00000000" w:rsidR="00000000" w:rsidRPr="00000000">
              <w:rPr/>
              <w:drawing>
                <wp:inline distB="0" distT="0" distL="0" distR="0">
                  <wp:extent cx="3044441" cy="2714227"/>
                  <wp:effectExtent b="0" l="0" r="0" t="0"/>
                  <wp:docPr id="46"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3044441" cy="27142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spacing w:before="240" w:lineRule="auto"/>
        <w:rPr/>
      </w:pPr>
      <w:r w:rsidDel="00000000" w:rsidR="00000000" w:rsidRPr="00000000">
        <w:rPr>
          <w:rtl w:val="0"/>
        </w:rPr>
        <w:t xml:space="preserve">This dialog, Fig. 26, is similar to Summarise, this is intentional as we want you to quickly feel familiar with the dialogs. </w:t>
      </w:r>
    </w:p>
    <w:p w:rsidR="00000000" w:rsidDel="00000000" w:rsidP="00000000" w:rsidRDefault="00000000" w:rsidRPr="00000000" w14:paraId="000000DB">
      <w:pPr>
        <w:rPr/>
      </w:pPr>
      <w:r w:rsidDel="00000000" w:rsidR="00000000" w:rsidRPr="00000000">
        <w:rPr>
          <w:rtl w:val="0"/>
        </w:rPr>
        <w:t xml:space="preserve">The results are in the output window, Fig. 27. R’s graphs are wonderful and this is an initial hint.</w:t>
      </w:r>
    </w:p>
    <w:p w:rsidR="00000000" w:rsidDel="00000000" w:rsidP="00000000" w:rsidRDefault="00000000" w:rsidRPr="00000000" w14:paraId="000000DC">
      <w:pPr>
        <w:rPr/>
      </w:pPr>
      <w:r w:rsidDel="00000000" w:rsidR="00000000" w:rsidRPr="00000000">
        <w:rPr>
          <w:rtl w:val="0"/>
        </w:rPr>
        <w:t xml:space="preserve">You learn that the default graph produces a boxplot for a numeric variable, and a bar chart for factor and character variables.  These are useful representations of these data types.</w:t>
      </w:r>
    </w:p>
    <w:p w:rsidR="00000000" w:rsidDel="00000000" w:rsidP="00000000" w:rsidRDefault="00000000" w:rsidRPr="00000000" w14:paraId="000000DD">
      <w:pPr>
        <w:rPr/>
      </w:pPr>
      <w:r w:rsidDel="00000000" w:rsidR="00000000" w:rsidRPr="00000000">
        <w:rPr>
          <w:rtl w:val="0"/>
        </w:rPr>
        <w:t xml:space="preserve">The graphs confirm the same problem areas: the last two variables and </w:t>
      </w:r>
      <w:r w:rsidDel="00000000" w:rsidR="00000000" w:rsidRPr="00000000">
        <w:rPr>
          <w:i w:val="1"/>
          <w:iCs w:val="1"/>
          <w:rtl w:val="0"/>
        </w:rPr>
        <w:t xml:space="preserve">consumptionform</w:t>
      </w:r>
      <w:r w:rsidDel="00000000" w:rsidR="00000000" w:rsidRPr="00000000">
        <w:rPr>
          <w:rtl w:val="0"/>
        </w:rPr>
        <w:t xml:space="preserve"> definitely need closer inspection.</w:t>
      </w:r>
    </w:p>
    <w:p w:rsidR="00000000" w:rsidDel="00000000" w:rsidP="00000000" w:rsidRDefault="00000000" w:rsidRPr="00000000" w14:paraId="000000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toolbar to return to the graph dialog again.  </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just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variable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rPr/>
      </w:pPr>
      <w:r w:rsidDel="00000000" w:rsidR="00000000" w:rsidRPr="00000000">
        <w:rPr>
          <w:rtl w:val="0"/>
        </w:rPr>
        <w:t xml:space="preserve">This is a nice opportunity to show an additional graphics window. This interactive view allows you to see a graph with summary numbers. </w:t>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down arrow on the toolbar, next to the graph icon, Fig. 29.  Choose the option called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plotly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37"/>
        <w:gridCol w:w="4389"/>
        <w:tblGridChange w:id="0">
          <w:tblGrid>
            <w:gridCol w:w="4637"/>
            <w:gridCol w:w="4389"/>
          </w:tblGrid>
        </w:tblGridChange>
      </w:tblGrid>
      <w:tr>
        <w:trPr>
          <w:cantSplit w:val="0"/>
          <w:trHeight w:val="576" w:hRule="atLeast"/>
          <w:tblHeader w:val="0"/>
        </w:trPr>
        <w:tc>
          <w:tcPr>
            <w:shd w:fill="d9d9d9" w:val="cle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28 : One Variable Graph</w:t>
            </w:r>
            <w:r w:rsidDel="00000000" w:rsidR="00000000" w:rsidRPr="00000000">
              <w:rPr>
                <w:rtl w:val="0"/>
              </w:rPr>
            </w:r>
          </w:p>
        </w:tc>
        <w:tc>
          <w:tcPr>
            <w:shd w:fill="d9d9d9" w:val="clear"/>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29 : The Graph</w:t>
            </w:r>
            <w:r w:rsidDel="00000000" w:rsidR="00000000" w:rsidRPr="00000000">
              <w:rPr>
                <w:rtl w:val="0"/>
              </w:rPr>
            </w:r>
          </w:p>
        </w:tc>
      </w:tr>
      <w:tr>
        <w:trPr>
          <w:cantSplit w:val="0"/>
          <w:trHeight w:val="5235" w:hRule="atLeast"/>
          <w:tblHeader w:val="0"/>
        </w:trPr>
        <w:tc>
          <w:tcPr/>
          <w:p w:rsidR="00000000" w:rsidDel="00000000" w:rsidP="00000000" w:rsidRDefault="00000000" w:rsidRPr="00000000" w14:paraId="000000E5">
            <w:pPr>
              <w:rPr/>
            </w:pPr>
            <w:r w:rsidDel="00000000" w:rsidR="00000000" w:rsidRPr="00000000">
              <w:rPr/>
              <w:drawing>
                <wp:inline distB="0" distT="0" distL="0" distR="0">
                  <wp:extent cx="2814830" cy="2546008"/>
                  <wp:effectExtent b="0" l="0" r="0" t="0"/>
                  <wp:docPr id="47"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2814830" cy="25460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6">
            <w:pPr>
              <w:rPr/>
            </w:pPr>
            <w:r w:rsidDel="00000000" w:rsidR="00000000" w:rsidRPr="00000000">
              <w:rPr/>
              <w:drawing>
                <wp:inline distB="0" distT="0" distL="0" distR="0">
                  <wp:extent cx="2664700" cy="3434351"/>
                  <wp:effectExtent b="0" l="0" r="0" t="0"/>
                  <wp:docPr id="14"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2664700" cy="34343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spacing w:before="240" w:lineRule="auto"/>
        <w:rPr/>
      </w:pPr>
      <w:r w:rsidDel="00000000" w:rsidR="00000000" w:rsidRPr="00000000">
        <w:rPr>
          <w:rtl w:val="0"/>
        </w:rPr>
        <w:t xml:space="preserve">This initially looks just the same, Fig. 30.  </w:t>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But hover near the graph, then it also includes the summary values Fig. 31.  </w:t>
      </w:r>
    </w:p>
    <w:p w:rsidR="00000000" w:rsidDel="00000000" w:rsidP="00000000" w:rsidRDefault="00000000" w:rsidRPr="00000000" w14:paraId="000000E9">
      <w:pPr>
        <w:rPr/>
      </w:pPr>
      <w:r w:rsidDel="00000000" w:rsidR="00000000" w:rsidRPr="00000000">
        <w:rPr>
          <w:rtl w:val="0"/>
        </w:rPr>
        <w:t xml:space="preserve">This makes it much easier to explore the summaries that make up the boxplot.  Most are the same as given earlier, in Fig. 21.</w:t>
      </w:r>
    </w:p>
    <w:tbl>
      <w:tblPr>
        <w:tblStyle w:val="Table1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0"/>
        <w:gridCol w:w="4626"/>
        <w:tblGridChange w:id="0">
          <w:tblGrid>
            <w:gridCol w:w="4400"/>
            <w:gridCol w:w="4626"/>
          </w:tblGrid>
        </w:tblGridChange>
      </w:tblGrid>
      <w:tr>
        <w:trPr>
          <w:cantSplit w:val="0"/>
          <w:trHeight w:val="576" w:hRule="atLeast"/>
          <w:tblHeader w:val="0"/>
        </w:trPr>
        <w:tc>
          <w:tcPr>
            <w:shd w:fill="d9d9d9" w:val="clear"/>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30 : The Plotly View</w:t>
            </w:r>
            <w:r w:rsidDel="00000000" w:rsidR="00000000" w:rsidRPr="00000000">
              <w:rPr>
                <w:rtl w:val="0"/>
              </w:rPr>
            </w:r>
          </w:p>
        </w:tc>
        <w:tc>
          <w:tcPr>
            <w:shd w:fill="d9d9d9" w:val="clear"/>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31 : The Plotly View</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drawing>
                <wp:inline distB="0" distT="0" distL="0" distR="0">
                  <wp:extent cx="2599287" cy="2942557"/>
                  <wp:effectExtent b="0" l="0" r="0" t="0"/>
                  <wp:docPr id="1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599287" cy="294255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D">
            <w:pPr>
              <w:rPr/>
            </w:pPr>
            <w:r w:rsidDel="00000000" w:rsidR="00000000" w:rsidRPr="00000000">
              <w:rPr/>
              <w:drawing>
                <wp:inline distB="0" distT="0" distL="0" distR="0">
                  <wp:extent cx="2803190" cy="3120901"/>
                  <wp:effectExtent b="0" l="0" r="0" t="0"/>
                  <wp:docPr id="1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803190" cy="31209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E">
      <w:pPr>
        <w:pStyle w:val="Heading1"/>
        <w:numPr>
          <w:ilvl w:val="0"/>
          <w:numId w:val="8"/>
        </w:numPr>
        <w:ind w:left="720" w:hanging="360"/>
        <w:rPr/>
      </w:pPr>
      <w:bookmarkStart w:colFirst="0" w:colLast="0" w:name="_heading=h.mfb9fm5btf7j" w:id="8"/>
      <w:bookmarkEnd w:id="8"/>
      <w:r w:rsidDel="00000000" w:rsidR="00000000" w:rsidRPr="00000000">
        <w:rPr>
          <w:rtl w:val="0"/>
        </w:rPr>
        <w:t xml:space="preserve">Factor Menu</w:t>
      </w:r>
    </w:p>
    <w:p w:rsidR="00000000" w:rsidDel="00000000" w:rsidP="00000000" w:rsidRDefault="00000000" w:rsidRPr="00000000" w14:paraId="000000EF">
      <w:pPr>
        <w:rPr/>
      </w:pPr>
      <w:r w:rsidDel="00000000" w:rsidR="00000000" w:rsidRPr="00000000">
        <w:rPr>
          <w:b w:val="1"/>
          <w:bCs w:val="1"/>
          <w:rtl w:val="0"/>
        </w:rPr>
        <w:t xml:space="preserve">In this section:</w:t>
      </w:r>
      <w:r w:rsidDel="00000000" w:rsidR="00000000" w:rsidRPr="00000000">
        <w:rPr>
          <w:rtl w:val="0"/>
        </w:rPr>
        <w:t xml:space="preserve"> You simplify the treatment variables so patterns are easier to see and compare. This shows how data-detective work often leads directly to tidying and restructuring data. </w:t>
      </w:r>
    </w:p>
    <w:p w:rsidR="00000000" w:rsidDel="00000000" w:rsidP="00000000" w:rsidRDefault="00000000" w:rsidRPr="00000000" w14:paraId="000000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option_a,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in Fig. 8).</w:t>
      </w:r>
    </w:p>
    <w:p w:rsidR="00000000" w:rsidDel="00000000" w:rsidP="00000000" w:rsidRDefault="00000000" w:rsidRPr="00000000" w14:paraId="000000F1">
      <w:pPr>
        <w:rPr/>
      </w:pPr>
      <w:r w:rsidDel="00000000" w:rsidR="00000000" w:rsidRPr="00000000">
        <w:rPr>
          <w:rtl w:val="0"/>
        </w:rPr>
        <w:t xml:space="preserve">Examine the result in Fig. 32.</w:t>
      </w:r>
    </w:p>
    <w:p w:rsidR="00000000" w:rsidDel="00000000" w:rsidP="00000000" w:rsidRDefault="00000000" w:rsidRPr="00000000" w14:paraId="000000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levels for option_a are in the same order that they appear in the data.  </w:t>
      </w:r>
    </w:p>
    <w:p w:rsidR="00000000" w:rsidDel="00000000" w:rsidP="00000000" w:rsidRDefault="00000000" w:rsidRPr="00000000" w14:paraId="000000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frequencies are very different, but there seem to be “groups”, for example multiple 37s.</w:t>
      </w:r>
    </w:p>
    <w:p w:rsidR="00000000" w:rsidDel="00000000" w:rsidP="00000000" w:rsidRDefault="00000000" w:rsidRPr="00000000" w14:paraId="000000F4">
      <w:pPr>
        <w:rPr/>
      </w:pPr>
      <w:r w:rsidDel="00000000" w:rsidR="00000000" w:rsidRPr="00000000">
        <w:rPr>
          <w:rtl w:val="0"/>
        </w:rPr>
        <w:t xml:space="preserve">We would also like to compare with the other 2 columns, but that would be easier if the order of the levels were roughly the same.  </w:t>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Factor &gt; Reorder</w:t>
      </w:r>
      <w:r w:rsidDel="00000000" w:rsidR="00000000" w:rsidRPr="00000000">
        <w:rPr>
          <w:rtl w:val="0"/>
        </w:rPr>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3"/>
        <w:gridCol w:w="4213"/>
        <w:tblGridChange w:id="0">
          <w:tblGrid>
            <w:gridCol w:w="4813"/>
            <w:gridCol w:w="4213"/>
          </w:tblGrid>
        </w:tblGridChange>
      </w:tblGrid>
      <w:tr>
        <w:trPr>
          <w:cantSplit w:val="0"/>
          <w:trHeight w:val="576" w:hRule="atLeast"/>
          <w:tblHeader w:val="0"/>
        </w:trPr>
        <w:tc>
          <w:tcPr>
            <w:shd w:fill="d9d9d9" w:val="clear"/>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32 : Labels/Levels dialog</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33 : Prepare &gt; Column Factor &gt; Reorder Levels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drawing>
                <wp:inline distB="0" distT="0" distL="0" distR="0">
                  <wp:extent cx="2928757" cy="2920320"/>
                  <wp:effectExtent b="0" l="0" r="0" t="0"/>
                  <wp:docPr id="17"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2928757" cy="29203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A">
            <w:pPr>
              <w:rPr/>
            </w:pPr>
            <w:r w:rsidDel="00000000" w:rsidR="00000000" w:rsidRPr="00000000">
              <w:rPr/>
              <w:drawing>
                <wp:inline distB="0" distT="0" distL="0" distR="0">
                  <wp:extent cx="2550560" cy="2264307"/>
                  <wp:effectExtent b="0" l="0" r="0" t="0"/>
                  <wp:docPr id="18"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2550560" cy="22643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spacing w:before="240" w:lineRule="auto"/>
        <w:rPr/>
      </w:pPr>
      <w:r w:rsidDel="00000000" w:rsidR="00000000" w:rsidRPr="00000000">
        <w:rPr>
          <w:rtl w:val="0"/>
        </w:rPr>
        <w:t xml:space="preserve">This menu includes many ways to reorder factors. This flexibility with factors allows you to manipulate them to see what they reveal about your data. </w:t>
      </w:r>
    </w:p>
    <w:p w:rsidR="00000000" w:rsidDel="00000000" w:rsidP="00000000" w:rsidRDefault="00000000" w:rsidRPr="00000000" w14:paraId="000000FC">
      <w:pPr>
        <w:spacing w:before="240" w:lineRule="auto"/>
        <w:rPr/>
      </w:pPr>
      <w:r w:rsidDel="00000000" w:rsidR="00000000" w:rsidRPr="00000000">
        <w:rPr>
          <w:rtl w:val="0"/>
        </w:rPr>
        <w:t xml:space="preserve">In this case we reorder the treatment factors by frequency, making them easier to compare. </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many options for re-ordering.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Property button</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top.</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option_a, then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Frequency button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in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Descending order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34.</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Store 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down arrow and choose to save into option_a, Fig. 35.</w:t>
      </w:r>
    </w:p>
    <w:tbl>
      <w:tblPr>
        <w:tblStyle w:val="Table2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73"/>
        <w:gridCol w:w="4653"/>
        <w:tblGridChange w:id="0">
          <w:tblGrid>
            <w:gridCol w:w="4373"/>
            <w:gridCol w:w="4653"/>
          </w:tblGrid>
        </w:tblGridChange>
      </w:tblGrid>
      <w:tr>
        <w:trPr>
          <w:cantSplit w:val="0"/>
          <w:trHeight w:val="576" w:hRule="atLeast"/>
          <w:tblHeader w:val="0"/>
        </w:trPr>
        <w:tc>
          <w:tcPr>
            <w:shd w:fill="d9d9d9" w:val="clear"/>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34 : Reorder Levels dialog</w:t>
            </w:r>
            <w:r w:rsidDel="00000000" w:rsidR="00000000" w:rsidRPr="00000000">
              <w:rPr>
                <w:rtl w:val="0"/>
              </w:rPr>
            </w:r>
          </w:p>
        </w:tc>
        <w:tc>
          <w:tcPr>
            <w:shd w:fill="d9d9d9" w:val="cle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35 : Reorder Levels dialog</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drawing>
                <wp:inline distB="0" distT="0" distL="0" distR="0">
                  <wp:extent cx="2645311" cy="2519288"/>
                  <wp:effectExtent b="0" l="0" r="0" t="0"/>
                  <wp:docPr id="19"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2645311" cy="25192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3">
            <w:pPr>
              <w:rPr/>
            </w:pPr>
            <w:r w:rsidDel="00000000" w:rsidR="00000000" w:rsidRPr="00000000">
              <w:rPr/>
              <w:drawing>
                <wp:inline distB="0" distT="0" distL="0" distR="0">
                  <wp:extent cx="2834644" cy="2686411"/>
                  <wp:effectExtent b="0" l="0" r="0" t="0"/>
                  <wp:docPr id="2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834644" cy="26864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toolbar to return to this dialog and repeat for option_b.</w:t>
      </w:r>
    </w:p>
    <w:p w:rsidR="00000000" w:rsidDel="00000000" w:rsidP="00000000" w:rsidRDefault="00000000" w:rsidRPr="00000000" w14:paraId="000001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again for option_c.</w:t>
      </w:r>
    </w:p>
    <w:p w:rsidR="00000000" w:rsidDel="00000000" w:rsidP="00000000" w:rsidRDefault="00000000" w:rsidRPr="00000000" w14:paraId="000001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 again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look at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 and 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option_a. The blocks of similar frequencies are now clear, Fig. 36.</w:t>
      </w:r>
    </w:p>
    <w:p w:rsidR="00000000" w:rsidDel="00000000" w:rsidP="00000000" w:rsidRDefault="00000000" w:rsidRPr="00000000" w14:paraId="000001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to examine option_b and option_c in the dialog. </w:t>
      </w:r>
    </w:p>
    <w:p w:rsidR="00000000" w:rsidDel="00000000" w:rsidP="00000000" w:rsidRDefault="00000000" w:rsidRPr="00000000" w14:paraId="00000108">
      <w:pPr>
        <w:rPr/>
      </w:pPr>
      <w:r w:rsidDel="00000000" w:rsidR="00000000" w:rsidRPr="00000000">
        <w:rPr>
          <w:rtl w:val="0"/>
        </w:rPr>
        <w:t xml:space="preserve">As data detectives, we now ask whether this pattern reflects real differences in the trials rather than random variation.</w:t>
      </w:r>
    </w:p>
    <w:p w:rsidR="00000000" w:rsidDel="00000000" w:rsidP="00000000" w:rsidRDefault="00000000" w:rsidRPr="00000000" w14:paraId="00000109">
      <w:pPr>
        <w:rPr/>
      </w:pPr>
      <w:r w:rsidDel="00000000" w:rsidR="00000000" w:rsidRPr="00000000">
        <w:rPr>
          <w:rtl w:val="0"/>
        </w:rPr>
        <w:t xml:space="preserve">The next column specifies the country and maybe Nigeria and Cameroon use different varieties.</w:t>
      </w:r>
    </w:p>
    <w:p w:rsidR="00000000" w:rsidDel="00000000" w:rsidP="00000000" w:rsidRDefault="00000000" w:rsidRPr="00000000" w14:paraId="000001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Levels/Labels dialog.  Right-click anywhere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Filter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rPr/>
      </w:pPr>
      <w:r w:rsidDel="00000000" w:rsidR="00000000" w:rsidRPr="00000000">
        <w:rPr>
          <w:rtl w:val="0"/>
        </w:rPr>
        <w:t xml:space="preserve">Notice that this dialog has two sub-dialogs associated Define New Filter and Filter from Factor. Define New filter allows you to build filters for any type of variable but in this case Filter from Factor is the easy choice. </w:t>
      </w:r>
    </w:p>
    <w:p w:rsidR="00000000" w:rsidDel="00000000" w:rsidP="00000000" w:rsidRDefault="00000000" w:rsidRPr="00000000" w14:paraId="000001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Filter from Factors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sub-dialog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country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37.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76"/>
        <w:gridCol w:w="4750"/>
        <w:tblGridChange w:id="0">
          <w:tblGrid>
            <w:gridCol w:w="4276"/>
            <w:gridCol w:w="4750"/>
          </w:tblGrid>
        </w:tblGridChange>
      </w:tblGrid>
      <w:tr>
        <w:trPr>
          <w:cantSplit w:val="0"/>
          <w:trHeight w:val="576" w:hRule="atLeast"/>
          <w:tblHeader w:val="0"/>
        </w:trPr>
        <w:tc>
          <w:tcPr>
            <w:shd w:fill="d9d9d9" w:val="clear"/>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36 : Labels/ Levels dialog</w:t>
            </w:r>
            <w:r w:rsidDel="00000000" w:rsidR="00000000" w:rsidRPr="00000000">
              <w:rPr>
                <w:rtl w:val="0"/>
              </w:rPr>
            </w:r>
          </w:p>
        </w:tc>
        <w:tc>
          <w:tcPr>
            <w:shd w:fill="d9d9d9" w:val="clear"/>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37 : Filter From Factor sub-dialog</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drawing>
                <wp:inline distB="0" distT="0" distL="0" distR="0">
                  <wp:extent cx="2621605" cy="2687247"/>
                  <wp:effectExtent b="0" l="0" r="0" t="0"/>
                  <wp:docPr id="21"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621605" cy="268724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rPr/>
            </w:pPr>
            <w:r w:rsidDel="00000000" w:rsidR="00000000" w:rsidRPr="00000000">
              <w:rPr/>
              <w:drawing>
                <wp:inline distB="0" distT="0" distL="0" distR="0">
                  <wp:extent cx="2915177" cy="3178079"/>
                  <wp:effectExtent b="0" l="0" r="0" t="0"/>
                  <wp:docPr id="22"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2915177" cy="31780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spacing w:before="240" w:lineRule="auto"/>
        <w:rPr/>
      </w:pPr>
      <w:r w:rsidDel="00000000" w:rsidR="00000000" w:rsidRPr="00000000">
        <w:rPr>
          <w:rtl w:val="0"/>
        </w:rPr>
        <w:t xml:space="preserve">This has prepared 2 filters but not yet applied them.</w:t>
      </w:r>
    </w:p>
    <w:p w:rsidR="00000000" w:rsidDel="00000000" w:rsidP="00000000" w:rsidRDefault="00000000" w:rsidRPr="00000000" w14:paraId="000001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in the main dialog,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Cameroon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38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rPr/>
      </w:pPr>
      <w:r w:rsidDel="00000000" w:rsidR="00000000" w:rsidRPr="00000000">
        <w:rPr>
          <w:rtl w:val="0"/>
        </w:rPr>
        <w:t xml:space="preserve">Now examine the data to see what has happened.</w:t>
      </w:r>
    </w:p>
    <w:p w:rsidR="00000000" w:rsidDel="00000000" w:rsidP="00000000" w:rsidRDefault="00000000" w:rsidRPr="00000000" w14:paraId="000001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left-most column is coloured red.  That indicates a filter is in operation.</w:t>
      </w:r>
    </w:p>
    <w:p w:rsidR="00000000" w:rsidDel="00000000" w:rsidP="00000000" w:rsidRDefault="00000000" w:rsidRPr="00000000" w14:paraId="000001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filtered data start in row 601</w:t>
      </w:r>
    </w:p>
    <w:p w:rsidR="00000000" w:rsidDel="00000000" w:rsidP="00000000" w:rsidRDefault="00000000" w:rsidRPr="00000000" w14:paraId="000001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bottom of Fig. 39 you see you have 400 rows.</w:t>
      </w:r>
    </w:p>
    <w:p w:rsidR="00000000" w:rsidDel="00000000" w:rsidP="00000000" w:rsidRDefault="00000000" w:rsidRPr="00000000" w14:paraId="00000118">
      <w:pPr>
        <w:rPr/>
      </w:pPr>
      <w:r w:rsidDel="00000000" w:rsidR="00000000" w:rsidRPr="00000000">
        <w:rPr>
          <w:rtl w:val="0"/>
        </w:rPr>
        <w:t xml:space="preserve">This all ties with what you expected, so continue:</w:t>
      </w:r>
    </w:p>
    <w:tbl>
      <w:tblPr>
        <w:tblStyle w:val="Table2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38 : Filter dialog</w:t>
            </w:r>
            <w:r w:rsidDel="00000000" w:rsidR="00000000" w:rsidRPr="00000000">
              <w:rPr>
                <w:rtl w:val="0"/>
              </w:rPr>
            </w:r>
          </w:p>
        </w:tc>
        <w:tc>
          <w:tcPr>
            <w:shd w:fill="d9d9d9" w:val="clear"/>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39 : The Filtered Data</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drawing>
                <wp:inline distB="0" distT="0" distL="0" distR="0">
                  <wp:extent cx="2712063" cy="2673903"/>
                  <wp:effectExtent b="0" l="0" r="0" t="0"/>
                  <wp:docPr id="2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2712063" cy="26739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C">
            <w:pPr>
              <w:rPr/>
            </w:pPr>
            <w:r w:rsidDel="00000000" w:rsidR="00000000" w:rsidRPr="00000000">
              <w:rPr/>
              <w:drawing>
                <wp:inline distB="0" distT="0" distL="0" distR="0">
                  <wp:extent cx="2236393" cy="2638527"/>
                  <wp:effectExtent b="0" l="0" r="0" t="0"/>
                  <wp:docPr id="3"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2236393" cy="26385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again in variable option_a, Fig. 39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11E">
      <w:pPr>
        <w:rPr/>
      </w:pPr>
      <w:r w:rsidDel="00000000" w:rsidR="00000000" w:rsidRPr="00000000">
        <w:rPr>
          <w:rtl w:val="0"/>
        </w:rPr>
        <w:t xml:space="preserve">The main result is that the trial in Cameroon used 8 varieties and replicated them equally.</w:t>
      </w:r>
    </w:p>
    <w:tbl>
      <w:tblPr>
        <w:tblStyle w:val="Table2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1"/>
        <w:gridCol w:w="4085"/>
        <w:tblGridChange w:id="0">
          <w:tblGrid>
            <w:gridCol w:w="4941"/>
            <w:gridCol w:w="4085"/>
          </w:tblGrid>
        </w:tblGridChange>
      </w:tblGrid>
      <w:tr>
        <w:trPr>
          <w:cantSplit w:val="0"/>
          <w:trHeight w:val="576" w:hRule="atLeast"/>
          <w:tblHeader w:val="0"/>
        </w:trPr>
        <w:tc>
          <w:tcPr>
            <w:shd w:fill="d9d9d9" w:val="clear"/>
          </w:tcPr>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40: Labels/ Levels dialog</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41 : Right-click &gt; Remove Current Filter</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drawing>
                <wp:inline distB="0" distT="0" distL="0" distR="0">
                  <wp:extent cx="3011910" cy="2986216"/>
                  <wp:effectExtent b="0" l="0" r="0" t="0"/>
                  <wp:docPr id="4"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3011910" cy="29862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3">
            <w:pPr>
              <w:rPr/>
            </w:pPr>
            <w:r w:rsidDel="00000000" w:rsidR="00000000" w:rsidRPr="00000000">
              <w:rPr/>
              <w:drawing>
                <wp:inline distB="0" distT="0" distL="0" distR="0">
                  <wp:extent cx="2158078" cy="2654201"/>
                  <wp:effectExtent b="0" l="0" r="0" t="0"/>
                  <wp:docPr id="5"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2158078" cy="26542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t xml:space="preserve">Because the levels are now ordered by overall frequency, we can compare countries more easily. The first five varieties appear in both countries, five were only in Nigeria and three were only in Cameroon. So, 10 varieties were used in Nigeria </w:t>
      </w:r>
    </w:p>
    <w:p w:rsidR="00000000" w:rsidDel="00000000" w:rsidP="00000000" w:rsidRDefault="00000000" w:rsidRPr="00000000" w14:paraId="00000125">
      <w:pPr>
        <w:rPr/>
      </w:pPr>
      <w:r w:rsidDel="00000000" w:rsidR="00000000" w:rsidRPr="00000000">
        <w:rPr>
          <w:rtl w:val="0"/>
        </w:rPr>
        <w:t xml:space="preserve">This indicates that the trials are sufficiently different that it would be interesting to examine each country individually. </w:t>
      </w:r>
    </w:p>
    <w:p w:rsidR="00000000" w:rsidDel="00000000" w:rsidP="00000000" w:rsidRDefault="00000000" w:rsidRPr="00000000" w14:paraId="00000126">
      <w:pPr>
        <w:rPr/>
      </w:pPr>
      <w:r w:rsidDel="00000000" w:rsidR="00000000" w:rsidRPr="00000000">
        <w:rPr>
          <w:rtl w:val="0"/>
        </w:rPr>
        <w:t xml:space="preserve">This is easy to do by using a filter to produce a subset of the data for each country, You will then have 3 data frames, the countries together, Nigeria and Cameroon, </w:t>
      </w:r>
    </w:p>
    <w:p w:rsidR="00000000" w:rsidDel="00000000" w:rsidP="00000000" w:rsidRDefault="00000000" w:rsidRPr="00000000" w14:paraId="00000127">
      <w:pPr>
        <w:rPr/>
      </w:pPr>
      <w:r w:rsidDel="00000000" w:rsidR="00000000" w:rsidRPr="00000000">
        <w:rPr>
          <w:rtl w:val="0"/>
        </w:rPr>
        <w:t xml:space="preserve">To split the data:</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Remove Current Filter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41.</w:t>
      </w:r>
    </w:p>
    <w:p w:rsidR="00000000" w:rsidDel="00000000" w:rsidP="00000000" w:rsidRDefault="00000000" w:rsidRPr="00000000" w14:paraId="000001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again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Filter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choose to apply as a subset, and call it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Cameroon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42.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rPr/>
      </w:pPr>
      <w:r w:rsidDel="00000000" w:rsidR="00000000" w:rsidRPr="00000000">
        <w:rPr>
          <w:rtl w:val="0"/>
        </w:rPr>
        <w:t xml:space="preserve">This produces a second data frame for the Cameroon data.  </w:t>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main cassava data frame</w:t>
      </w:r>
    </w:p>
    <w:p w:rsidR="00000000" w:rsidDel="00000000" w:rsidP="00000000" w:rsidRDefault="00000000" w:rsidRPr="00000000" w14:paraId="000001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repeat the right-click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Filter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to also make a subset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Nigeria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40"/>
        <w:gridCol w:w="4186"/>
        <w:tblGridChange w:id="0">
          <w:tblGrid>
            <w:gridCol w:w="4840"/>
            <w:gridCol w:w="4186"/>
          </w:tblGrid>
        </w:tblGridChange>
      </w:tblGrid>
      <w:tr>
        <w:trPr>
          <w:cantSplit w:val="0"/>
          <w:trHeight w:val="576" w:hRule="atLeast"/>
          <w:tblHeader w:val="0"/>
        </w:trPr>
        <w:tc>
          <w:tcPr>
            <w:shd w:fill="d9d9d9" w:val="clear"/>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42 : Filter dialog &gt; Subset</w:t>
            </w:r>
            <w:r w:rsidDel="00000000" w:rsidR="00000000" w:rsidRPr="00000000">
              <w:rPr>
                <w:rtl w:val="0"/>
              </w:rPr>
            </w:r>
          </w:p>
        </w:tc>
        <w:tc>
          <w:tcPr>
            <w:shd w:fill="d9d9d9" w:val="clea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43 : The Nigeria subset data</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drawing>
                <wp:inline distB="0" distT="0" distL="0" distR="0">
                  <wp:extent cx="2965930" cy="2970531"/>
                  <wp:effectExtent b="0" l="0" r="0" t="0"/>
                  <wp:docPr id="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2965930" cy="29705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1">
            <w:pPr>
              <w:rPr/>
            </w:pPr>
            <w:r w:rsidDel="00000000" w:rsidR="00000000" w:rsidRPr="00000000">
              <w:rPr/>
              <w:drawing>
                <wp:inline distB="0" distT="0" distL="0" distR="0">
                  <wp:extent cx="2542134" cy="3416643"/>
                  <wp:effectExtent b="0" l="0" r="0" t="0"/>
                  <wp:docPr id="7"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2542134" cy="34166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There are now three data frames.  As with a spreadsheet it is nice to know that R and R-Instat can easily work with multiple sheets.</w:t>
      </w:r>
    </w:p>
    <w:p w:rsidR="00000000" w:rsidDel="00000000" w:rsidP="00000000" w:rsidRDefault="00000000" w:rsidRPr="00000000" w14:paraId="00000134">
      <w:pPr>
        <w:pStyle w:val="Heading1"/>
        <w:numPr>
          <w:ilvl w:val="0"/>
          <w:numId w:val="8"/>
        </w:numPr>
        <w:ind w:left="720" w:hanging="360"/>
        <w:rPr/>
      </w:pPr>
      <w:bookmarkStart w:colFirst="0" w:colLast="0" w:name="_heading=h.piq493f1v019" w:id="9"/>
      <w:bookmarkEnd w:id="9"/>
      <w:r w:rsidDel="00000000" w:rsidR="00000000" w:rsidRPr="00000000">
        <w:rPr>
          <w:rtl w:val="0"/>
        </w:rPr>
        <w:t xml:space="preserve">Housekeeping</w:t>
      </w:r>
    </w:p>
    <w:p w:rsidR="00000000" w:rsidDel="00000000" w:rsidP="00000000" w:rsidRDefault="00000000" w:rsidRPr="00000000" w14:paraId="00000135">
      <w:pPr>
        <w:rPr/>
      </w:pPr>
      <w:r w:rsidDel="00000000" w:rsidR="00000000" w:rsidRPr="00000000">
        <w:rPr>
          <w:b w:val="1"/>
          <w:bCs w:val="1"/>
          <w:rtl w:val="0"/>
        </w:rPr>
        <w:t xml:space="preserve">In this section:</w:t>
      </w:r>
      <w:r w:rsidDel="00000000" w:rsidR="00000000" w:rsidRPr="00000000">
        <w:rPr>
          <w:rtl w:val="0"/>
        </w:rPr>
        <w:t xml:space="preserve"> We remove unused levels and empty columns from the factor columns in the Cameroon subset. So, the data frame is easier to work with, and slightly smaller. For more on tidying a dataset, and getting it ready for analysis please check out our resources on the </w:t>
      </w:r>
      <w:hyperlink r:id="rId57">
        <w:r w:rsidDel="00000000" w:rsidR="00000000" w:rsidRPr="00000000">
          <w:rPr>
            <w:color w:val="3ebbf0"/>
            <w:u w:val="single"/>
            <w:rtl w:val="0"/>
          </w:rPr>
          <w:t xml:space="preserve">Prepare Menu</w:t>
        </w:r>
      </w:hyperlink>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The 3-treatment factor each still have 13 levels, though they only involve 8 varieties.</w:t>
      </w:r>
    </w:p>
    <w:p w:rsidR="00000000" w:rsidDel="00000000" w:rsidP="00000000" w:rsidRDefault="00000000" w:rsidRPr="00000000" w14:paraId="000001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Cameroon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data frame.</w:t>
      </w:r>
    </w:p>
    <w:p w:rsidR="00000000" w:rsidDel="00000000" w:rsidP="00000000" w:rsidRDefault="00000000" w:rsidRPr="00000000" w14:paraId="000001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Factor &gt; Unused Levels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from the menu.</w:t>
      </w:r>
    </w:p>
    <w:p w:rsidR="00000000" w:rsidDel="00000000" w:rsidP="00000000" w:rsidRDefault="00000000" w:rsidRPr="00000000" w14:paraId="000001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Cameroon data frame is selected.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option_a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Factor Selected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Unused Levels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box will then go green and tell you how many levels will be removed. </w:t>
      </w:r>
    </w:p>
    <w:p w:rsidR="00000000" w:rsidDel="00000000" w:rsidP="00000000" w:rsidRDefault="00000000" w:rsidRPr="00000000" w14:paraId="000001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use the down arrow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to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 &amp; Keep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rPr/>
      </w:pPr>
      <w:r w:rsidDel="00000000" w:rsidR="00000000" w:rsidRPr="00000000">
        <w:rPr>
          <w:rtl w:val="0"/>
        </w:rPr>
        <w:t xml:space="preserve">Ok &amp; Keep applies the changes to the data frame but keeps the dialog open. This is useful when you are making changes to multiple columns as you are here. </w:t>
      </w:r>
    </w:p>
    <w:p w:rsidR="00000000" w:rsidDel="00000000" w:rsidP="00000000" w:rsidRDefault="00000000" w:rsidRPr="00000000" w14:paraId="000001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time select option _b as your factor,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 &amp; Keep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w:t>
      </w:r>
    </w:p>
    <w:p w:rsidR="00000000" w:rsidDel="00000000" w:rsidP="00000000" w:rsidRDefault="00000000" w:rsidRPr="00000000" w14:paraId="000001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select option_c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apply the changes and close the dialog. </w:t>
      </w:r>
    </w:p>
    <w:tbl>
      <w:tblPr>
        <w:tblStyle w:val="Table26"/>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44 : Remove Unused Levels dialog</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drawing>
                <wp:inline distB="0" distT="0" distL="0" distR="0">
                  <wp:extent cx="3799860" cy="3152918"/>
                  <wp:effectExtent b="0" l="0" r="0" t="0"/>
                  <wp:docPr id="8"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3799860" cy="315291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spacing w:before="240" w:lineRule="auto"/>
        <w:rPr/>
      </w:pPr>
      <w:r w:rsidDel="00000000" w:rsidR="00000000" w:rsidRPr="00000000">
        <w:rPr>
          <w:rtl w:val="0"/>
        </w:rPr>
        <w:t xml:space="preserve">Four measurements, on the smoothness and mouldability of the cassava varieties, were not taken in Cameroon.  Hence those columns are empty.</w:t>
      </w:r>
    </w:p>
    <w:p w:rsidR="00000000" w:rsidDel="00000000" w:rsidP="00000000" w:rsidRDefault="00000000" w:rsidRPr="00000000" w14:paraId="000001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Data Frame &gt; Delete Columns/Rows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45.</w:t>
      </w:r>
    </w:p>
    <w:p w:rsidR="00000000" w:rsidDel="00000000" w:rsidP="00000000" w:rsidRDefault="00000000" w:rsidRPr="00000000" w14:paraId="00000144">
      <w:pPr>
        <w:rPr/>
      </w:pPr>
      <w:r w:rsidDel="00000000" w:rsidR="00000000" w:rsidRPr="00000000">
        <w:rPr>
          <w:rtl w:val="0"/>
        </w:rPr>
        <w:t xml:space="preserve">This menu includes many items from the right-click menu.  If you don’t like using right-clicks, you can use this menu instead.</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dialog, 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Empty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at the top and click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Column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0"/>
        <w:gridCol w:w="5136"/>
        <w:tblGridChange w:id="0">
          <w:tblGrid>
            <w:gridCol w:w="3890"/>
            <w:gridCol w:w="5136"/>
          </w:tblGrid>
        </w:tblGridChange>
      </w:tblGrid>
      <w:tr>
        <w:trPr>
          <w:cantSplit w:val="0"/>
          <w:trHeight w:val="576" w:hRule="atLeast"/>
          <w:tblHeader w:val="0"/>
        </w:trPr>
        <w:tc>
          <w:tcPr>
            <w:shd w:fill="d9d9d9" w:val="clear"/>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45 : Prepare &gt; Data Frame &gt; Delete Columns/Rows</w:t>
            </w:r>
            <w:r w:rsidDel="00000000" w:rsidR="00000000" w:rsidRPr="00000000">
              <w:rPr>
                <w:rtl w:val="0"/>
              </w:rPr>
            </w:r>
          </w:p>
        </w:tc>
        <w:tc>
          <w:tcPr>
            <w:shd w:fill="d9d9d9" w:val="clear"/>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46 : Delete Columns or Rows </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drawing>
                <wp:inline distB="0" distT="0" distL="0" distR="0">
                  <wp:extent cx="2346699" cy="1941629"/>
                  <wp:effectExtent b="0" l="0" r="0" t="0"/>
                  <wp:docPr id="9"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2346699" cy="19416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A">
            <w:pPr>
              <w:rPr/>
            </w:pPr>
            <w:r w:rsidDel="00000000" w:rsidR="00000000" w:rsidRPr="00000000">
              <w:rPr/>
              <w:drawing>
                <wp:inline distB="0" distT="0" distL="0" distR="0">
                  <wp:extent cx="3144196" cy="2569420"/>
                  <wp:effectExtent b="0" l="0" r="0" t="0"/>
                  <wp:docPr id="10"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3144196" cy="25694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B">
      <w:pPr>
        <w:spacing w:before="240" w:lineRule="auto"/>
        <w:rPr/>
      </w:pPr>
      <w:r w:rsidDel="00000000" w:rsidR="00000000" w:rsidRPr="00000000">
        <w:rPr>
          <w:rtl w:val="0"/>
        </w:rPr>
        <w:t xml:space="preserve">The Cameroon data frame now has 23 columns and is easier to analyse.</w:t>
      </w:r>
    </w:p>
    <w:p w:rsidR="00000000" w:rsidDel="00000000" w:rsidP="00000000" w:rsidRDefault="00000000" w:rsidRPr="00000000" w14:paraId="0000014C">
      <w:pPr>
        <w:pStyle w:val="Heading1"/>
        <w:numPr>
          <w:ilvl w:val="0"/>
          <w:numId w:val="8"/>
        </w:numPr>
        <w:ind w:left="720" w:hanging="360"/>
        <w:rPr/>
      </w:pPr>
      <w:bookmarkStart w:colFirst="0" w:colLast="0" w:name="_heading=h.forzaum0o9o8" w:id="10"/>
      <w:bookmarkEnd w:id="10"/>
      <w:r w:rsidDel="00000000" w:rsidR="00000000" w:rsidRPr="00000000">
        <w:rPr>
          <w:rtl w:val="0"/>
        </w:rPr>
        <w:t xml:space="preserve">Saving and Exporting</w:t>
      </w:r>
    </w:p>
    <w:p w:rsidR="00000000" w:rsidDel="00000000" w:rsidP="00000000" w:rsidRDefault="00000000" w:rsidRPr="00000000" w14:paraId="0000014D">
      <w:pPr>
        <w:rPr/>
      </w:pPr>
      <w:r w:rsidDel="00000000" w:rsidR="00000000" w:rsidRPr="00000000">
        <w:rPr>
          <w:b w:val="1"/>
          <w:bCs w:val="1"/>
          <w:rtl w:val="0"/>
        </w:rPr>
        <w:t xml:space="preserve">In this section:</w:t>
      </w:r>
      <w:r w:rsidDel="00000000" w:rsidR="00000000" w:rsidRPr="00000000">
        <w:rPr>
          <w:rtl w:val="0"/>
        </w:rPr>
        <w:t xml:space="preserve"> We save the cleaned data in a form you can use later and export it in a form you can share.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Save As &gt; Save Data 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47.</w:t>
      </w:r>
    </w:p>
    <w:p w:rsidR="00000000" w:rsidDel="00000000" w:rsidP="00000000" w:rsidRDefault="00000000" w:rsidRPr="00000000" w14:paraId="000001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get the usual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 Data File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Move to your working directory, give a filename.</w:t>
      </w:r>
    </w:p>
    <w:p w:rsidR="00000000" w:rsidDel="00000000" w:rsidP="00000000" w:rsidRDefault="00000000" w:rsidRPr="00000000" w14:paraId="000001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48.</w:t>
      </w:r>
    </w:p>
    <w:tbl>
      <w:tblPr>
        <w:tblStyle w:val="Table2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8"/>
        <w:gridCol w:w="5198"/>
        <w:tblGridChange w:id="0">
          <w:tblGrid>
            <w:gridCol w:w="3828"/>
            <w:gridCol w:w="5198"/>
          </w:tblGrid>
        </w:tblGridChange>
      </w:tblGrid>
      <w:tr>
        <w:trPr>
          <w:cantSplit w:val="0"/>
          <w:trHeight w:val="576" w:hRule="atLeast"/>
          <w:tblHeader w:val="0"/>
        </w:trPr>
        <w:tc>
          <w:tcPr>
            <w:shd w:fill="d9d9d9" w:val="clear"/>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47 : File &gt; Save As &gt; Save Data As</w:t>
            </w:r>
            <w:r w:rsidDel="00000000" w:rsidR="00000000" w:rsidRPr="00000000">
              <w:rPr>
                <w:rtl w:val="0"/>
              </w:rPr>
            </w:r>
          </w:p>
        </w:tc>
        <w:tc>
          <w:tcPr>
            <w:shd w:fill="d9d9d9" w:val="clea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48 : Save Data File dialog</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drawing>
                <wp:inline distB="0" distT="0" distL="0" distR="0">
                  <wp:extent cx="2214972" cy="2427488"/>
                  <wp:effectExtent b="0" l="0" r="0" t="0"/>
                  <wp:docPr id="11"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2214972" cy="24274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5">
            <w:pPr>
              <w:rPr/>
            </w:pPr>
            <w:r w:rsidDel="00000000" w:rsidR="00000000" w:rsidRPr="00000000">
              <w:rPr/>
              <w:drawing>
                <wp:inline distB="0" distT="0" distL="0" distR="0">
                  <wp:extent cx="3153915" cy="3017639"/>
                  <wp:effectExtent b="0" l="0" r="0" t="0"/>
                  <wp:docPr id="12"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3153915" cy="30176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6">
      <w:pPr>
        <w:spacing w:before="240" w:lineRule="auto"/>
        <w:rPr/>
      </w:pPr>
      <w:r w:rsidDel="00000000" w:rsidR="00000000" w:rsidRPr="00000000">
        <w:rPr>
          <w:rtl w:val="0"/>
        </w:rPr>
        <w:t xml:space="preserve">Although it says Save in Fig. 48 it isn’t saved quite yet.  </w:t>
      </w:r>
    </w:p>
    <w:p w:rsidR="00000000" w:rsidDel="00000000" w:rsidP="00000000" w:rsidRDefault="00000000" w:rsidRPr="00000000" w14:paraId="000001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R-Instat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 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Fig. 49.  Just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8">
      <w:pPr>
        <w:rPr/>
      </w:pPr>
      <w:r w:rsidDel="00000000" w:rsidR="00000000" w:rsidRPr="00000000">
        <w:rPr>
          <w:rtl w:val="0"/>
        </w:rPr>
        <w:t xml:space="preserve">You can also export the data, as shown in the File Menu in Fig. 50.</w:t>
      </w:r>
    </w:p>
    <w:p w:rsidR="00000000" w:rsidDel="00000000" w:rsidP="00000000" w:rsidRDefault="00000000" w:rsidRPr="00000000" w14:paraId="000001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Export &gt; Export Dataset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Put all three data frames into the receiver.</w:t>
      </w:r>
    </w:p>
    <w:p w:rsidR="00000000" w:rsidDel="00000000" w:rsidP="00000000" w:rsidRDefault="00000000" w:rsidRPr="00000000" w14:paraId="000001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down arrow on your file-types, Fig. 50 to confirm you can export many ways.</w:t>
      </w:r>
    </w:p>
    <w:tbl>
      <w:tblPr>
        <w:tblStyle w:val="Table2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4"/>
        <w:gridCol w:w="4632"/>
        <w:tblGridChange w:id="0">
          <w:tblGrid>
            <w:gridCol w:w="4394"/>
            <w:gridCol w:w="4632"/>
          </w:tblGrid>
        </w:tblGridChange>
      </w:tblGrid>
      <w:tr>
        <w:trPr>
          <w:cantSplit w:val="0"/>
          <w:trHeight w:val="576" w:hRule="atLeast"/>
          <w:tblHeader w:val="0"/>
        </w:trPr>
        <w:tc>
          <w:tcPr>
            <w:shd w:fill="d9d9d9" w:val="clear"/>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49 : Save Data As dialog</w:t>
            </w:r>
            <w:r w:rsidDel="00000000" w:rsidR="00000000" w:rsidRPr="00000000">
              <w:rPr>
                <w:rtl w:val="0"/>
              </w:rPr>
            </w:r>
          </w:p>
        </w:tc>
        <w:tc>
          <w:tcPr>
            <w:shd w:fill="d9d9d9" w:val="clear"/>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50 : Export Datasets dialog</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drawing>
                <wp:inline distB="0" distT="0" distL="0" distR="0">
                  <wp:extent cx="2717788" cy="977692"/>
                  <wp:effectExtent b="0" l="0" r="0" t="0"/>
                  <wp:docPr id="27"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2717788" cy="9776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E">
            <w:pPr>
              <w:rPr/>
            </w:pPr>
            <w:r w:rsidDel="00000000" w:rsidR="00000000" w:rsidRPr="00000000">
              <w:rPr/>
              <w:drawing>
                <wp:inline distB="0" distT="0" distL="0" distR="0">
                  <wp:extent cx="2707750" cy="3008644"/>
                  <wp:effectExtent b="0" l="0" r="0" t="0"/>
                  <wp:docPr id="28"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2707750" cy="30086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F">
      <w:pPr>
        <w:spacing w:before="240" w:lineRule="auto"/>
        <w:rPr/>
      </w:pPr>
      <w:r w:rsidDel="00000000" w:rsidR="00000000" w:rsidRPr="00000000">
        <w:rPr>
          <w:rtl w:val="0"/>
        </w:rPr>
        <w:t xml:space="preserve">However, this will save as 3 separate files.  </w:t>
      </w:r>
    </w:p>
    <w:p w:rsidR="00000000" w:rsidDel="00000000" w:rsidP="00000000" w:rsidRDefault="00000000" w:rsidRPr="00000000" w14:paraId="000001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checkbox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Single File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Now the default is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Excel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we want.</w:t>
      </w:r>
    </w:p>
    <w:p w:rsidR="00000000" w:rsidDel="00000000" w:rsidP="00000000" w:rsidRDefault="00000000" w:rsidRPr="00000000" w14:paraId="000001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Browse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choose where to save.  Click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0"/>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162">
            <w:pPr>
              <w:keepNext w:val="1"/>
              <w:rPr/>
            </w:pPr>
            <w:r w:rsidDel="00000000" w:rsidR="00000000" w:rsidRPr="00000000">
              <w:rPr>
                <w:color w:val="000000"/>
                <w:rtl w:val="0"/>
              </w:rPr>
              <w:t xml:space="preserve">Fig. 51 : Export Data File dialog</w:t>
            </w:r>
            <w:r w:rsidDel="00000000" w:rsidR="00000000" w:rsidRPr="00000000">
              <w:rPr>
                <w:rtl w:val="0"/>
              </w:rPr>
            </w:r>
          </w:p>
        </w:tc>
      </w:tr>
      <w:tr>
        <w:trPr>
          <w:cantSplit w:val="0"/>
          <w:tblHeader w:val="0"/>
        </w:trPr>
        <w:tc>
          <w:tcPr/>
          <w:p w:rsidR="00000000" w:rsidDel="00000000" w:rsidP="00000000" w:rsidRDefault="00000000" w:rsidRPr="00000000" w14:paraId="00000163">
            <w:pPr>
              <w:rPr/>
            </w:pPr>
            <w:sdt>
              <w:sdtPr>
                <w:id w:val="1236651523"/>
                <w:tag w:val="goog_rdk_9"/>
              </w:sdtPr>
              <w:sdtContent>
                <w:commentRangeStart w:id="5"/>
              </w:sdtContent>
            </w:sdt>
            <w:r w:rsidDel="00000000" w:rsidR="00000000" w:rsidRPr="00000000">
              <w:rPr/>
              <w:drawing>
                <wp:inline distB="0" distT="0" distL="0" distR="0">
                  <wp:extent cx="3260311" cy="3468370"/>
                  <wp:effectExtent b="0" l="0" r="0" t="0"/>
                  <wp:docPr id="29"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3260311" cy="3468370"/>
                          </a:xfrm>
                          <a:prstGeom prst="rect"/>
                          <a:ln/>
                        </pic:spPr>
                      </pic:pic>
                    </a:graphicData>
                  </a:graphic>
                </wp:inline>
              </w:drawing>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164">
      <w:pPr>
        <w:spacing w:before="240" w:lineRule="auto"/>
        <w:rPr/>
      </w:pPr>
      <w:r w:rsidDel="00000000" w:rsidR="00000000" w:rsidRPr="00000000">
        <w:rPr>
          <w:rtl w:val="0"/>
        </w:rPr>
        <w:t xml:space="preserve">You now have the set of 3 data frames saved, both as a single R databook file (with extension RDS), and as a single Excel workbook.</w:t>
      </w:r>
    </w:p>
    <w:p w:rsidR="00000000" w:rsidDel="00000000" w:rsidP="00000000" w:rsidRDefault="00000000" w:rsidRPr="00000000" w14:paraId="00000165">
      <w:pPr>
        <w:rPr/>
      </w:pPr>
      <w:r w:rsidDel="00000000" w:rsidR="00000000" w:rsidRPr="00000000">
        <w:rPr>
          <w:rtl w:val="0"/>
        </w:rPr>
        <w:t xml:space="preserve">The Excel version is useful if you would like to continue with Excel, or share the tidied data with others, who may use other tools than R.</w:t>
      </w:r>
    </w:p>
    <w:p w:rsidR="00000000" w:rsidDel="00000000" w:rsidP="00000000" w:rsidRDefault="00000000" w:rsidRPr="00000000" w14:paraId="00000166">
      <w:pPr>
        <w:rPr/>
      </w:pPr>
      <w:r w:rsidDel="00000000" w:rsidR="00000000" w:rsidRPr="00000000">
        <w:rPr>
          <w:rtl w:val="0"/>
        </w:rPr>
        <w:t xml:space="preserve">The R version is usually more convenient if you plan to continue in R-Instat, because it preserves factor information. Excel treats factors as ordinary text columns. You would also use this to share your data with an R user.</w:t>
      </w:r>
    </w:p>
    <w:p w:rsidR="00000000" w:rsidDel="00000000" w:rsidP="00000000" w:rsidRDefault="00000000" w:rsidRPr="00000000" w14:paraId="00000167">
      <w:pPr>
        <w:spacing w:before="240" w:lineRule="auto"/>
        <w:rPr/>
      </w:pPr>
      <w:r w:rsidDel="00000000" w:rsidR="00000000" w:rsidRPr="00000000">
        <w:rPr>
          <w:rtl w:val="0"/>
        </w:rPr>
        <w:t xml:space="preserve">Now, why not save the improved version of your data.</w:t>
      </w:r>
    </w:p>
    <w:p w:rsidR="00000000" w:rsidDel="00000000" w:rsidP="00000000" w:rsidRDefault="00000000" w:rsidRPr="00000000" w14:paraId="000001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 click on the diskette icon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icon) in the toolbar.  Or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9">
      <w:pPr>
        <w:pStyle w:val="Heading1"/>
        <w:numPr>
          <w:ilvl w:val="0"/>
          <w:numId w:val="8"/>
        </w:numPr>
        <w:ind w:left="720" w:hanging="360"/>
        <w:rPr/>
      </w:pPr>
      <w:bookmarkStart w:colFirst="0" w:colLast="0" w:name="_heading=h.qvfggkd4egjr" w:id="11"/>
      <w:bookmarkEnd w:id="11"/>
      <w:r w:rsidDel="00000000" w:rsidR="00000000" w:rsidRPr="00000000">
        <w:rPr>
          <w:rtl w:val="0"/>
        </w:rPr>
        <w:t xml:space="preserve">Rescue missing variables</w:t>
      </w:r>
    </w:p>
    <w:p w:rsidR="00000000" w:rsidDel="00000000" w:rsidP="00000000" w:rsidRDefault="00000000" w:rsidRPr="00000000" w14:paraId="0000016A">
      <w:pPr>
        <w:rPr/>
      </w:pPr>
      <w:r w:rsidDel="00000000" w:rsidR="00000000" w:rsidRPr="00000000">
        <w:rPr>
          <w:b w:val="1"/>
          <w:bCs w:val="1"/>
          <w:rtl w:val="0"/>
        </w:rPr>
        <w:t xml:space="preserve">In this section:</w:t>
      </w:r>
      <w:r w:rsidDel="00000000" w:rsidR="00000000" w:rsidRPr="00000000">
        <w:rPr>
          <w:rtl w:val="0"/>
        </w:rPr>
        <w:t xml:space="preserve"> You do one more round of data-detective work on the Nigeria data to uncover a hidden structure. This shows how careful inspection can reveal aspects that are not obvious initially.</w:t>
      </w:r>
    </w:p>
    <w:p w:rsidR="00000000" w:rsidDel="00000000" w:rsidP="00000000" w:rsidRDefault="00000000" w:rsidRPr="00000000" w14:paraId="000001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Move to the Nigeria data frame.  </w:t>
      </w:r>
    </w:p>
    <w:p w:rsidR="00000000" w:rsidDel="00000000" w:rsidP="00000000" w:rsidRDefault="00000000" w:rsidRPr="00000000" w14:paraId="000001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the option_a variable and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D">
      <w:pPr>
        <w:rPr/>
      </w:pPr>
      <w:r w:rsidDel="00000000" w:rsidR="00000000" w:rsidRPr="00000000">
        <w:rPr>
          <w:rtl w:val="0"/>
        </w:rPr>
        <w:t xml:space="preserve">The Nigeria data need one more bit of detective work. The frequencies in option_a are not balanced, so we look for a hidden structure that may explain the pattern.</w:t>
      </w:r>
    </w:p>
    <w:p w:rsidR="00000000" w:rsidDel="00000000" w:rsidP="00000000" w:rsidRDefault="00000000" w:rsidRPr="00000000" w14:paraId="0000016E">
      <w:pPr>
        <w:rPr/>
      </w:pPr>
      <w:r w:rsidDel="00000000" w:rsidR="00000000" w:rsidRPr="00000000">
        <w:rPr>
          <w:rtl w:val="0"/>
        </w:rPr>
        <w:t xml:space="preserve">Maybe the data come from 2 separate trials, with different varieties and probably of the same size.</w:t>
      </w:r>
    </w:p>
    <w:p w:rsidR="00000000" w:rsidDel="00000000" w:rsidP="00000000" w:rsidRDefault="00000000" w:rsidRPr="00000000" w14:paraId="0000016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Scroll down to about halfway and examine the id variable.</w:t>
      </w:r>
    </w:p>
    <w:p w:rsidR="00000000" w:rsidDel="00000000" w:rsidP="00000000" w:rsidRDefault="00000000" w:rsidRPr="00000000" w14:paraId="00000170">
      <w:pPr>
        <w:rPr/>
      </w:pPr>
      <w:r w:rsidDel="00000000" w:rsidR="00000000" w:rsidRPr="00000000">
        <w:rPr>
          <w:rtl w:val="0"/>
        </w:rPr>
        <w:t xml:space="preserve">The id variable is a text column with two parts. Around row 300, the first part changes from Osun to Benue, which suggests the Nigeria data may combine two separate trials.</w:t>
      </w:r>
    </w:p>
    <w:p w:rsidR="00000000" w:rsidDel="00000000" w:rsidP="00000000" w:rsidRDefault="00000000" w:rsidRPr="00000000" w14:paraId="00000171">
      <w:pPr>
        <w:rPr/>
      </w:pPr>
      <w:r w:rsidDel="00000000" w:rsidR="00000000" w:rsidRPr="00000000">
        <w:rPr>
          <w:rtl w:val="0"/>
        </w:rPr>
        <w:t xml:space="preserve">Fortunately, R is also adept at handling text (or character) columns.</w:t>
      </w:r>
    </w:p>
    <w:p w:rsidR="00000000" w:rsidDel="00000000" w:rsidP="00000000" w:rsidRDefault="00000000" w:rsidRPr="00000000" w14:paraId="000001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Column: Text &gt; Split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52.</w:t>
      </w:r>
    </w:p>
    <w:tbl>
      <w:tblPr>
        <w:tblStyle w:val="Table3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3"/>
        <w:gridCol w:w="4373"/>
        <w:tblGridChange w:id="0">
          <w:tblGrid>
            <w:gridCol w:w="4653"/>
            <w:gridCol w:w="4373"/>
          </w:tblGrid>
        </w:tblGridChange>
      </w:tblGrid>
      <w:tr>
        <w:trPr>
          <w:cantSplit w:val="0"/>
          <w:trHeight w:val="576" w:hRule="atLeast"/>
          <w:tblHeader w:val="0"/>
        </w:trPr>
        <w:tc>
          <w:tcPr>
            <w:shd w:fill="d9d9d9" w:val="clear"/>
          </w:tcPr>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52 : Labels/Levels dialog</w:t>
            </w:r>
            <w:r w:rsidDel="00000000" w:rsidR="00000000" w:rsidRPr="00000000">
              <w:rPr>
                <w:rtl w:val="0"/>
              </w:rPr>
            </w:r>
          </w:p>
        </w:tc>
        <w:tc>
          <w:tcPr>
            <w:shd w:fill="d9d9d9" w:val="clear"/>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53 : Prepare &gt; Column: Text &gt; Split</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drawing>
                <wp:inline distB="0" distT="0" distL="0" distR="0">
                  <wp:extent cx="2831393" cy="3003924"/>
                  <wp:effectExtent b="0" l="0" r="0" t="0"/>
                  <wp:docPr id="30"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2831393" cy="30039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6">
            <w:pPr>
              <w:rPr/>
            </w:pPr>
            <w:r w:rsidDel="00000000" w:rsidR="00000000" w:rsidRPr="00000000">
              <w:rPr/>
              <w:drawing>
                <wp:inline distB="0" distT="0" distL="0" distR="0">
                  <wp:extent cx="2655317" cy="2415851"/>
                  <wp:effectExtent b="0" l="0" r="0" t="0"/>
                  <wp:docPr id="31"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2655317" cy="24158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to split by a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hyphen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54.  Call the new columns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trial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rPr/>
      </w:pPr>
      <w:r w:rsidDel="00000000" w:rsidR="00000000" w:rsidRPr="00000000">
        <w:rPr>
          <w:rtl w:val="0"/>
        </w:rPr>
        <w:t xml:space="preserve">There are now 29 columns and the new column, called trial, Fig. 55, distinguishes between them.</w:t>
      </w:r>
    </w:p>
    <w:p w:rsidR="00000000" w:rsidDel="00000000" w:rsidP="00000000" w:rsidRDefault="00000000" w:rsidRPr="00000000" w14:paraId="000001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and make the new trial variable, into a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again and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Filter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55.</w:t>
      </w:r>
    </w:p>
    <w:tbl>
      <w:tblPr>
        <w:tblStyle w:val="Table3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6"/>
        <w:gridCol w:w="4360"/>
        <w:tblGridChange w:id="0">
          <w:tblGrid>
            <w:gridCol w:w="4656"/>
            <w:gridCol w:w="4360"/>
          </w:tblGrid>
        </w:tblGridChange>
      </w:tblGrid>
      <w:tr>
        <w:trPr>
          <w:cantSplit w:val="0"/>
          <w:trHeight w:val="576" w:hRule="atLeast"/>
          <w:tblHeader w:val="0"/>
        </w:trPr>
        <w:tc>
          <w:tcPr>
            <w:shd w:fill="d9d9d9" w:val="clear"/>
          </w:tcPr>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54 : Split Text Column dialog</w:t>
            </w:r>
            <w:r w:rsidDel="00000000" w:rsidR="00000000" w:rsidRPr="00000000">
              <w:rPr>
                <w:rtl w:val="0"/>
              </w:rPr>
            </w:r>
          </w:p>
        </w:tc>
        <w:tc>
          <w:tcPr>
            <w:shd w:fill="d9d9d9" w:val="clear"/>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55 : Right-click &gt; Filter Rows</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drawing>
                <wp:inline distB="0" distT="0" distL="0" distR="0">
                  <wp:extent cx="2805855" cy="3145387"/>
                  <wp:effectExtent b="0" l="0" r="0" t="0"/>
                  <wp:docPr id="33"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2805855" cy="31453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E">
            <w:pPr>
              <w:rPr/>
            </w:pPr>
            <w:r w:rsidDel="00000000" w:rsidR="00000000" w:rsidRPr="00000000">
              <w:rPr/>
              <w:drawing>
                <wp:inline distB="0" distT="0" distL="0" distR="0">
                  <wp:extent cx="1943649" cy="2677954"/>
                  <wp:effectExtent b="0" l="0" r="0" t="0"/>
                  <wp:docPr id="34"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1943649" cy="26779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t xml:space="preserve">This time we define a single filter.  So:</w:t>
      </w:r>
    </w:p>
    <w:p w:rsidR="00000000" w:rsidDel="00000000" w:rsidP="00000000" w:rsidRDefault="00000000" w:rsidRPr="00000000" w14:paraId="000001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Define New Filter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sub-dialog choose the trial variable.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Osun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56.</w:t>
      </w:r>
    </w:p>
    <w:p w:rsidR="00000000" w:rsidDel="00000000" w:rsidP="00000000" w:rsidRDefault="00000000" w:rsidRPr="00000000" w14:paraId="000001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Condition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returns to the main Filter dialog.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12"/>
        <w:gridCol w:w="4014"/>
        <w:tblGridChange w:id="0">
          <w:tblGrid>
            <w:gridCol w:w="5012"/>
            <w:gridCol w:w="4014"/>
          </w:tblGrid>
        </w:tblGridChange>
      </w:tblGrid>
      <w:tr>
        <w:trPr>
          <w:cantSplit w:val="0"/>
          <w:trHeight w:val="576" w:hRule="atLeast"/>
          <w:tblHeader w:val="0"/>
        </w:trPr>
        <w:tc>
          <w:tcPr>
            <w:shd w:fill="d9d9d9" w:val="clea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56: Define New Filter sub-dialog</w:t>
            </w:r>
            <w:r w:rsidDel="00000000" w:rsidR="00000000" w:rsidRPr="00000000">
              <w:rPr>
                <w:rtl w:val="0"/>
              </w:rPr>
            </w:r>
          </w:p>
        </w:tc>
        <w:tc>
          <w:tcPr>
            <w:shd w:fill="d9d9d9" w:val="clea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57: Filter dialog</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drawing>
                <wp:inline distB="0" distT="0" distL="0" distR="0">
                  <wp:extent cx="3060748" cy="3047862"/>
                  <wp:effectExtent b="0" l="0" r="0" t="0"/>
                  <wp:docPr id="35"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060748" cy="30478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7">
            <w:pPr>
              <w:rPr/>
            </w:pPr>
            <w:r w:rsidDel="00000000" w:rsidR="00000000" w:rsidRPr="00000000">
              <w:rPr/>
              <w:drawing>
                <wp:inline distB="0" distT="0" distL="0" distR="0">
                  <wp:extent cx="2441989" cy="2585155"/>
                  <wp:effectExtent b="0" l="0" r="0" t="0"/>
                  <wp:docPr id="36"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2441989" cy="25851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8">
      <w:pPr>
        <w:spacing w:before="240" w:lineRule="auto"/>
        <w:rPr/>
      </w:pPr>
      <w:r w:rsidDel="00000000" w:rsidR="00000000" w:rsidRPr="00000000">
        <w:rPr>
          <w:rtl w:val="0"/>
        </w:rPr>
        <w:t xml:space="preserve">The red, left-hand column confirms a filter is in operation, and there are now 300 active rows.</w:t>
      </w:r>
    </w:p>
    <w:p w:rsidR="00000000" w:rsidDel="00000000" w:rsidP="00000000" w:rsidRDefault="00000000" w:rsidRPr="00000000" w14:paraId="0000018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the option_a column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18A">
      <w:pPr>
        <w:rPr/>
      </w:pPr>
      <w:r w:rsidDel="00000000" w:rsidR="00000000" w:rsidRPr="00000000">
        <w:rPr>
          <w:rtl w:val="0"/>
        </w:rPr>
        <w:t xml:space="preserve">The results show the Osun trial used 8 cassava varieties, and 37 or 38 farmers used each variety.</w:t>
      </w:r>
    </w:p>
    <w:p w:rsidR="00000000" w:rsidDel="00000000" w:rsidP="00000000" w:rsidRDefault="00000000" w:rsidRPr="00000000" w14:paraId="0000018B">
      <w:pPr>
        <w:rPr/>
      </w:pPr>
      <w:r w:rsidDel="00000000" w:rsidR="00000000" w:rsidRPr="00000000">
        <w:rPr>
          <w:rtl w:val="0"/>
        </w:rPr>
        <w:t xml:space="preserve">Your data is improved, so:</w:t>
      </w:r>
    </w:p>
    <w:p w:rsidR="00000000" w:rsidDel="00000000" w:rsidP="00000000" w:rsidRDefault="00000000" w:rsidRPr="00000000" w14:paraId="000001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diskette icon on the toolbar, or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59 to save.</w:t>
      </w:r>
    </w:p>
    <w:tbl>
      <w:tblPr>
        <w:tblStyle w:val="Table3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56"/>
        <w:gridCol w:w="3470"/>
        <w:tblGridChange w:id="0">
          <w:tblGrid>
            <w:gridCol w:w="5556"/>
            <w:gridCol w:w="3470"/>
          </w:tblGrid>
        </w:tblGridChange>
      </w:tblGrid>
      <w:tr>
        <w:trPr>
          <w:cantSplit w:val="0"/>
          <w:trHeight w:val="576" w:hRule="atLeast"/>
          <w:tblHeader w:val="0"/>
        </w:trPr>
        <w:tc>
          <w:tcPr>
            <w:shd w:fill="d9d9d9" w:val="clear"/>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58 : Labels/Levels dialog</w:t>
            </w:r>
            <w:r w:rsidDel="00000000" w:rsidR="00000000" w:rsidRPr="00000000">
              <w:rPr>
                <w:rtl w:val="0"/>
              </w:rPr>
            </w:r>
          </w:p>
        </w:tc>
        <w:tc>
          <w:tcPr>
            <w:shd w:fill="d9d9d9" w:val="clear"/>
          </w:tcPr>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59 : File &gt; Save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drawing>
                <wp:inline distB="0" distT="0" distL="0" distR="0">
                  <wp:extent cx="3403666" cy="3541681"/>
                  <wp:effectExtent b="0" l="0" r="0" t="0"/>
                  <wp:docPr id="37"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3403666" cy="35416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0">
            <w:pPr>
              <w:rPr/>
            </w:pPr>
            <w:r w:rsidDel="00000000" w:rsidR="00000000" w:rsidRPr="00000000">
              <w:rPr/>
              <w:drawing>
                <wp:inline distB="0" distT="0" distL="0" distR="0">
                  <wp:extent cx="1957315" cy="3584865"/>
                  <wp:effectExtent b="0" l="0" r="0" t="0"/>
                  <wp:docPr id="26"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1957315" cy="35848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pStyle w:val="Heading1"/>
        <w:numPr>
          <w:ilvl w:val="0"/>
          <w:numId w:val="8"/>
        </w:numPr>
        <w:ind w:left="720" w:hanging="360"/>
        <w:rPr/>
      </w:pPr>
      <w:bookmarkStart w:colFirst="0" w:colLast="0" w:name="_heading=h.1ts4ttftmyyw" w:id="12"/>
      <w:bookmarkEnd w:id="12"/>
      <w:r w:rsidDel="00000000" w:rsidR="00000000" w:rsidRPr="00000000">
        <w:br w:type="page"/>
      </w:r>
      <w:r w:rsidDel="00000000" w:rsidR="00000000" w:rsidRPr="00000000">
        <w:rPr>
          <w:rtl w:val="0"/>
        </w:rPr>
        <w:t xml:space="preserve">More R-Instat Help and Resources</w:t>
      </w:r>
    </w:p>
    <w:tbl>
      <w:tblPr>
        <w:tblStyle w:val="Table35"/>
        <w:tblpPr w:leftFromText="180" w:rightFromText="180" w:topFromText="0" w:bottomFromText="0" w:vertAnchor="text" w:horzAnchor="text" w:tblpX="0" w:tblpY="241"/>
        <w:tblW w:w="36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rHeight w:val="576" w:hRule="atLeast"/>
          <w:tblHeader w:val="0"/>
        </w:trPr>
        <w:tc>
          <w:tcPr>
            <w:shd w:fill="d9d9d9" w:val="clear"/>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60 : Labels/Levels dialog</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drawing>
                <wp:inline distB="0" distT="0" distL="0" distR="0">
                  <wp:extent cx="1864089" cy="2285235"/>
                  <wp:effectExtent b="0" l="0" r="0" t="0"/>
                  <wp:docPr id="24" name="image14.png"/>
                  <a:graphic>
                    <a:graphicData uri="http://schemas.openxmlformats.org/drawingml/2006/picture">
                      <pic:pic>
                        <pic:nvPicPr>
                          <pic:cNvPr id="0" name="image14.png"/>
                          <pic:cNvPicPr preferRelativeResize="0"/>
                        </pic:nvPicPr>
                        <pic:blipFill>
                          <a:blip r:embed="rId74"/>
                          <a:srcRect b="0" l="0" r="0" t="0"/>
                          <a:stretch>
                            <a:fillRect/>
                          </a:stretch>
                        </pic:blipFill>
                        <pic:spPr>
                          <a:xfrm>
                            <a:off x="0" y="0"/>
                            <a:ext cx="1864089" cy="22852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t xml:space="preserve">The Help menu gives access to broader sections of the internal help file, including a statistical glossary and the R-Instat Resources site.</w:t>
      </w:r>
    </w:p>
    <w:p w:rsidR="00000000" w:rsidDel="00000000" w:rsidP="00000000" w:rsidRDefault="00000000" w:rsidRPr="00000000" w14:paraId="00000195">
      <w:pPr>
        <w:rPr/>
      </w:pPr>
      <w:r w:rsidDel="00000000" w:rsidR="00000000" w:rsidRPr="00000000">
        <w:rPr>
          <w:rtl w:val="0"/>
        </w:rPr>
        <w:t xml:space="preserve">The Resources site is an online webpage with a range of tutorials for learning more about R-Instat and good statistical practice. Many activities include both videos and written follow-along documents, so you can choose the format that works best for you.</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numPr>
          <w:ilvl w:val="0"/>
          <w:numId w:val="8"/>
        </w:numPr>
        <w:ind w:left="720" w:hanging="360"/>
        <w:rPr/>
      </w:pPr>
      <w:bookmarkStart w:colFirst="0" w:colLast="0" w:name="_heading=h.7a7zdscq3qms" w:id="13"/>
      <w:bookmarkEnd w:id="13"/>
      <w:r w:rsidDel="00000000" w:rsidR="00000000" w:rsidRPr="00000000">
        <w:rPr>
          <w:rtl w:val="0"/>
        </w:rPr>
        <w:t xml:space="preserve">A Multipage Dataset</w:t>
      </w:r>
    </w:p>
    <w:p w:rsidR="00000000" w:rsidDel="00000000" w:rsidP="00000000" w:rsidRDefault="00000000" w:rsidRPr="00000000" w14:paraId="0000019A">
      <w:pPr>
        <w:rPr/>
      </w:pPr>
      <w:r w:rsidDel="00000000" w:rsidR="00000000" w:rsidRPr="00000000">
        <w:rPr>
          <w:rtl w:val="0"/>
        </w:rPr>
        <w:t xml:space="preserve">We believe that using a broad range of real data is central to good statistics teaching, and R-Instat connects you to many options.</w:t>
      </w:r>
    </w:p>
    <w:p w:rsidR="00000000" w:rsidDel="00000000" w:rsidP="00000000" w:rsidRDefault="00000000" w:rsidRPr="00000000" w14:paraId="0000019B">
      <w:pPr>
        <w:rPr/>
      </w:pPr>
      <w:r w:rsidDel="00000000" w:rsidR="00000000" w:rsidRPr="00000000">
        <w:rPr>
          <w:rtl w:val="0"/>
        </w:rPr>
        <w:t xml:space="preserve">Fig. 60, shows the Data section of the help file. This outlines the different sources of data that are available through R-Instat. Many datasets are included within the program and can be accessed through the library. However, R-Instat also points you towards larger external datasets when you are ready to work with more complex examples.</w:t>
      </w:r>
    </w:p>
    <w:p w:rsidR="00000000" w:rsidDel="00000000" w:rsidP="00000000" w:rsidRDefault="00000000" w:rsidRPr="00000000" w14:paraId="0000019C">
      <w:pPr>
        <w:rPr/>
      </w:pPr>
      <w:r w:rsidDel="00000000" w:rsidR="00000000" w:rsidRPr="00000000">
        <w:rPr>
          <w:rtl w:val="0"/>
        </w:rPr>
        <w:t xml:space="preserve">One option is UNICEF’s Multiple Indicator Cluster Surveys. The help file links to guidance on accessing these data, including a video tutorial. Here, we briefly show an example using data from Pakistan.   </w:t>
      </w:r>
    </w:p>
    <w:tbl>
      <w:tblPr>
        <w:tblStyle w:val="Table3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04"/>
        <w:gridCol w:w="222"/>
        <w:tblGridChange w:id="0">
          <w:tblGrid>
            <w:gridCol w:w="8804"/>
            <w:gridCol w:w="222"/>
          </w:tblGrid>
        </w:tblGridChange>
      </w:tblGrid>
      <w:tr>
        <w:trPr>
          <w:cantSplit w:val="0"/>
          <w:trHeight w:val="576" w:hRule="atLeast"/>
          <w:tblHeader w:val="0"/>
        </w:trPr>
        <w:tc>
          <w:tcPr>
            <w:gridSpan w:val="2"/>
            <w:shd w:fill="d9d9d9" w:val="clear"/>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1"/>
                <w:bCs w:val="1"/>
                <w:i w:val="0"/>
                <w:iCs w:val="0"/>
                <w:smallCaps w:val="0"/>
                <w:strike w:val="0"/>
                <w:color w:val="1d508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61 : MICS Data Set</w:t>
            </w:r>
            <w:r w:rsidDel="00000000" w:rsidR="00000000" w:rsidRPr="00000000">
              <w:rPr>
                <w:rtl w:val="0"/>
              </w:rPr>
            </w:r>
          </w:p>
        </w:tc>
      </w:tr>
      <w:tr>
        <w:trPr>
          <w:cantSplit w:val="0"/>
          <w:tblHeader w:val="0"/>
        </w:trPr>
        <w:tc>
          <w:tcPr/>
          <w:p w:rsidR="00000000" w:rsidDel="00000000" w:rsidP="00000000" w:rsidRDefault="00000000" w:rsidRPr="00000000" w14:paraId="0000019F">
            <w:pPr>
              <w:jc w:val="center"/>
              <w:rPr/>
            </w:pPr>
            <w:r w:rsidDel="00000000" w:rsidR="00000000" w:rsidRPr="00000000">
              <w:rPr/>
              <w:drawing>
                <wp:inline distB="0" distT="0" distL="0" distR="0">
                  <wp:extent cx="5122657" cy="2229192"/>
                  <wp:effectExtent b="0" l="0" r="0" t="0"/>
                  <wp:docPr id="25"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122657" cy="22291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t xml:space="preserve">You can see that this is a large dataset. The page (or sheet) in Fig. 61 has 418 columns and 42,408 rows, and the full databook contains eight different sheets.</w:t>
      </w:r>
    </w:p>
    <w:p w:rsidR="00000000" w:rsidDel="00000000" w:rsidP="00000000" w:rsidRDefault="00000000" w:rsidRPr="00000000" w14:paraId="000001A2">
      <w:pPr>
        <w:rPr/>
      </w:pPr>
      <w:r w:rsidDel="00000000" w:rsidR="00000000" w:rsidRPr="00000000">
        <w:rPr>
          <w:rtl w:val="0"/>
        </w:rPr>
        <w:t xml:space="preserve">This highlights a major advantage of R-Instat’s databook system: multiple related data frames can be kept together in one databook. This makes it possible to explore a study at different levels. In this example, some pages contain household-level information, while others contain individual-level information for members of those households. All the pages of a databook remain connected.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pStyle w:val="Heading1"/>
        <w:numPr>
          <w:ilvl w:val="0"/>
          <w:numId w:val="8"/>
        </w:numPr>
        <w:ind w:left="720" w:hanging="360"/>
        <w:rPr/>
      </w:pPr>
      <w:bookmarkStart w:colFirst="0" w:colLast="0" w:name="_heading=h.7k0ly1urazhv" w:id="14"/>
      <w:bookmarkEnd w:id="14"/>
      <w:r w:rsidDel="00000000" w:rsidR="00000000" w:rsidRPr="00000000">
        <w:rPr>
          <w:rtl w:val="0"/>
        </w:rPr>
        <w:t xml:space="preserve">Reflections</w:t>
      </w:r>
    </w:p>
    <w:p w:rsidR="00000000" w:rsidDel="00000000" w:rsidP="00000000" w:rsidRDefault="00000000" w:rsidRPr="00000000" w14:paraId="000001A5">
      <w:pPr>
        <w:rPr>
          <w:i w:val="1"/>
          <w:iCs w:val="1"/>
        </w:rPr>
      </w:pPr>
      <w:r w:rsidDel="00000000" w:rsidR="00000000" w:rsidRPr="00000000">
        <w:rPr>
          <w:rtl w:val="0"/>
        </w:rPr>
        <w:t xml:space="preserve">This chapter has introduced more than a set of R-Instat tools. It has introduced a way of working with real data. The central habit should be asking: </w:t>
      </w:r>
      <w:r w:rsidDel="00000000" w:rsidR="00000000" w:rsidRPr="00000000">
        <w:rPr>
          <w:i w:val="1"/>
          <w:iCs w:val="1"/>
          <w:rtl w:val="0"/>
        </w:rPr>
        <w:t xml:space="preserve">What is this data telling me, and does it make sense?</w:t>
      </w:r>
    </w:p>
    <w:p w:rsidR="00000000" w:rsidDel="00000000" w:rsidP="00000000" w:rsidRDefault="00000000" w:rsidRPr="00000000" w14:paraId="000001A6">
      <w:pPr>
        <w:rPr/>
      </w:pPr>
      <w:r w:rsidDel="00000000" w:rsidR="00000000" w:rsidRPr="00000000">
        <w:rPr>
          <w:rtl w:val="0"/>
        </w:rPr>
        <w:t xml:space="preserve">That is why we have called this data-detective work. Real data rarely arrives perfectly ready for analysis. Column types may need changing, factor levels may reveal unexpected patterns, labels may be unclear, and some variables may need cleaning before they can be used with confidence. These are not distractions from statistics. They are part of doing statistics well.</w:t>
      </w:r>
    </w:p>
    <w:p w:rsidR="00000000" w:rsidDel="00000000" w:rsidP="00000000" w:rsidRDefault="00000000" w:rsidRPr="00000000" w14:paraId="000001A7">
      <w:pPr>
        <w:rPr/>
      </w:pPr>
      <w:r w:rsidDel="00000000" w:rsidR="00000000" w:rsidRPr="00000000">
        <w:rPr>
          <w:rtl w:val="0"/>
        </w:rPr>
        <w:t xml:space="preserve">Factors are central to that process. They show how data can be organised into meaningful groups. They make the data easier to summarise, compare, reorder, filter, and subset. Factors also help expose problems. Extra or unexpected levels may reveal typing errors, inconsistent responses, or hidden structure in the data.</w:t>
      </w:r>
    </w:p>
    <w:p w:rsidR="00000000" w:rsidDel="00000000" w:rsidP="00000000" w:rsidRDefault="00000000" w:rsidRPr="00000000" w14:paraId="000001A8">
      <w:pPr>
        <w:rPr/>
      </w:pPr>
      <w:r w:rsidDel="00000000" w:rsidR="00000000" w:rsidRPr="00000000">
        <w:rPr>
          <w:rtl w:val="0"/>
        </w:rPr>
        <w:t xml:space="preserve">Data cleaning and data analysis are closely connected. Cleaning is not a chore to complete before the “real” statistics begins. It is often through cleaning that you understand the data better.</w:t>
      </w:r>
    </w:p>
    <w:p w:rsidR="00000000" w:rsidDel="00000000" w:rsidP="00000000" w:rsidRDefault="00000000" w:rsidRPr="00000000" w14:paraId="000001A9">
      <w:pPr>
        <w:rPr/>
      </w:pPr>
      <w:r w:rsidDel="00000000" w:rsidR="00000000" w:rsidRPr="00000000">
        <w:rPr>
          <w:rtl w:val="0"/>
        </w:rPr>
        <w:t xml:space="preserve">The wider message is that good statistical work depends on curiosity and care. Real datasets are rarely perfect, and they often need to be explored from more than one angle. R-Instat is designed to support that process: it helps you look at the data, notice problems, make improvements, and keep track of the different versions or subsets you create.</w:t>
      </w:r>
    </w:p>
    <w:p w:rsidR="00000000" w:rsidDel="00000000" w:rsidP="00000000" w:rsidRDefault="00000000" w:rsidRPr="00000000" w14:paraId="000001AA">
      <w:pPr>
        <w:rPr/>
      </w:pPr>
      <w:r w:rsidDel="00000000" w:rsidR="00000000" w:rsidRPr="00000000">
        <w:rPr>
          <w:rtl w:val="0"/>
        </w:rPr>
        <w:t xml:space="preserve">There is more to learn, and you do not need to learn it all at once. The R-Instat Help system, </w:t>
      </w:r>
      <w:hyperlink r:id="rId76">
        <w:r w:rsidDel="00000000" w:rsidR="00000000" w:rsidRPr="00000000">
          <w:rPr>
            <w:color w:val="3ebbf0"/>
            <w:u w:val="single"/>
            <w:rtl w:val="0"/>
          </w:rPr>
          <w:t xml:space="preserve">Moodle</w:t>
        </w:r>
      </w:hyperlink>
      <w:r w:rsidDel="00000000" w:rsidR="00000000" w:rsidRPr="00000000">
        <w:rPr>
          <w:rtl w:val="0"/>
        </w:rPr>
        <w:t xml:space="preserve"> site (including: introductory tutorials and videos) provide further guidance when you want more detail. The aim of this chapter has been to give you a practical starting point and start building confidence in your ability to handle the data problems you meet.</w:t>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numPr>
          <w:ilvl w:val="0"/>
          <w:numId w:val="8"/>
        </w:numPr>
        <w:ind w:left="720" w:hanging="360"/>
        <w:rPr/>
      </w:pPr>
      <w:bookmarkStart w:colFirst="0" w:colLast="0" w:name="_heading=h.u772pawkt6m" w:id="15"/>
      <w:bookmarkEnd w:id="15"/>
      <w:r w:rsidDel="00000000" w:rsidR="00000000" w:rsidRPr="00000000">
        <w:rPr>
          <w:rtl w:val="0"/>
        </w:rPr>
        <w:t xml:space="preserve">Places for discussions</w:t>
      </w:r>
    </w:p>
    <w:p w:rsidR="00000000" w:rsidDel="00000000" w:rsidP="00000000" w:rsidRDefault="00000000" w:rsidRPr="00000000" w14:paraId="000001AD">
      <w:pPr>
        <w:rPr/>
      </w:pPr>
      <w:r w:rsidDel="00000000" w:rsidR="00000000" w:rsidRPr="00000000">
        <w:rPr>
          <w:rtl w:val="0"/>
        </w:rPr>
        <w:t xml:space="preserve">Data discussion site:  </w:t>
      </w:r>
      <w:hyperlink r:id="rId77">
        <w:r w:rsidDel="00000000" w:rsidR="00000000" w:rsidRPr="00000000">
          <w:rPr>
            <w:color w:val="3ebbf0"/>
            <w:u w:val="single"/>
            <w:rtl w:val="0"/>
          </w:rPr>
          <w:t xml:space="preserve">https://github.com/PreTeXtBooks/lsrdata/issues/1</w:t>
        </w:r>
      </w:hyperlink>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Chapter discussion site:  </w:t>
      </w:r>
      <w:hyperlink r:id="rId78">
        <w:r w:rsidDel="00000000" w:rsidR="00000000" w:rsidRPr="00000000">
          <w:rPr>
            <w:color w:val="3ebbf0"/>
            <w:u w:val="single"/>
            <w:rtl w:val="0"/>
          </w:rPr>
          <w:t xml:space="preserve">https://github.com/PreTeXtBooks/lsrinstat/issues</w:t>
        </w:r>
      </w:hyperlink>
      <w:r w:rsidDel="00000000" w:rsidR="00000000" w:rsidRPr="00000000">
        <w:rPr>
          <w:rtl w:val="0"/>
        </w:rPr>
      </w:r>
    </w:p>
    <w:p w:rsidR="00000000" w:rsidDel="00000000" w:rsidP="00000000" w:rsidRDefault="00000000" w:rsidRPr="00000000" w14:paraId="000001AF">
      <w:pPr>
        <w:pStyle w:val="Heading1"/>
        <w:numPr>
          <w:ilvl w:val="0"/>
          <w:numId w:val="8"/>
        </w:numPr>
        <w:ind w:left="720" w:hanging="360"/>
        <w:rPr/>
      </w:pPr>
      <w:bookmarkStart w:colFirst="0" w:colLast="0" w:name="_heading=h.3w64gdhd20aw" w:id="16"/>
      <w:bookmarkEnd w:id="16"/>
      <w:r w:rsidDel="00000000" w:rsidR="00000000" w:rsidRPr="00000000">
        <w:rPr>
          <w:rtl w:val="0"/>
        </w:rPr>
        <w:t xml:space="preserve">Feedback and reporting bugs</w:t>
      </w:r>
    </w:p>
    <w:p w:rsidR="00000000" w:rsidDel="00000000" w:rsidP="00000000" w:rsidRDefault="00000000" w:rsidRPr="00000000" w14:paraId="000001B0">
      <w:pPr>
        <w:spacing w:line="304" w:lineRule="auto"/>
        <w:ind w:right="680"/>
        <w:rPr>
          <w:sz w:val="20"/>
          <w:szCs w:val="20"/>
        </w:rPr>
      </w:pPr>
      <w:r w:rsidDel="00000000" w:rsidR="00000000" w:rsidRPr="00000000">
        <w:rPr>
          <w:color w:val="24292e"/>
          <w:rtl w:val="0"/>
        </w:rPr>
        <w:t xml:space="preserve">R-Instat is still under active development with many improvements and new features planned for future versions. We appreciate feedback you can have to help us improve R-Instat. There are several ways you can provide your feedback:</w:t>
      </w:r>
      <w:r w:rsidDel="00000000" w:rsidR="00000000" w:rsidRPr="00000000">
        <w:rPr>
          <w:rtl w:val="0"/>
        </w:rPr>
      </w:r>
    </w:p>
    <w:p w:rsidR="00000000" w:rsidDel="00000000" w:rsidP="00000000" w:rsidRDefault="00000000" w:rsidRPr="00000000" w14:paraId="000001B1">
      <w:pPr>
        <w:spacing w:line="107" w:lineRule="auto"/>
        <w:rPr>
          <w:sz w:val="20"/>
          <w:szCs w:val="20"/>
        </w:rPr>
      </w:pPr>
      <w:r w:rsidDel="00000000" w:rsidR="00000000" w:rsidRPr="00000000">
        <w:rPr>
          <w:rtl w:val="0"/>
        </w:rPr>
      </w:r>
    </w:p>
    <w:p w:rsidR="00000000" w:rsidDel="00000000" w:rsidP="00000000" w:rsidRDefault="00000000" w:rsidRPr="00000000" w14:paraId="000001B2">
      <w:pPr>
        <w:numPr>
          <w:ilvl w:val="0"/>
          <w:numId w:val="1"/>
        </w:numPr>
        <w:tabs>
          <w:tab w:val="left" w:leader="none" w:pos="1140"/>
        </w:tabs>
        <w:ind w:left="1140" w:hanging="240"/>
        <w:rPr>
          <w:color w:val="24292e"/>
          <w:sz w:val="23"/>
          <w:szCs w:val="23"/>
        </w:rPr>
      </w:pPr>
      <w:r w:rsidDel="00000000" w:rsidR="00000000" w:rsidRPr="00000000">
        <w:rPr>
          <w:color w:val="24292e"/>
          <w:sz w:val="23"/>
          <w:szCs w:val="23"/>
          <w:rtl w:val="0"/>
        </w:rPr>
        <w:t xml:space="preserve">For general feedback you can contact us via email at:</w:t>
      </w:r>
    </w:p>
    <w:p w:rsidR="00000000" w:rsidDel="00000000" w:rsidP="00000000" w:rsidRDefault="00000000" w:rsidRPr="00000000" w14:paraId="000001B3">
      <w:pPr>
        <w:tabs>
          <w:tab w:val="left" w:leader="none" w:pos="1140"/>
        </w:tabs>
        <w:ind w:left="1140" w:firstLine="0"/>
        <w:rPr>
          <w:color w:val="24292e"/>
          <w:sz w:val="23"/>
          <w:szCs w:val="23"/>
        </w:rPr>
      </w:pPr>
      <w:hyperlink r:id="rId79">
        <w:r w:rsidDel="00000000" w:rsidR="00000000" w:rsidRPr="00000000">
          <w:rPr>
            <w:color w:val="0366d6"/>
            <w:sz w:val="23"/>
            <w:szCs w:val="23"/>
            <w:rtl w:val="0"/>
          </w:rPr>
          <w:t xml:space="preserve">R-Instat@AfricanMathsInitiative.net</w:t>
        </w:r>
      </w:hyperlink>
      <w:r w:rsidDel="00000000" w:rsidR="00000000" w:rsidRPr="00000000">
        <w:rPr>
          <w:color w:val="24292e"/>
          <w:sz w:val="23"/>
          <w:szCs w:val="23"/>
          <w:rtl w:val="0"/>
        </w:rPr>
        <w:t xml:space="preserve">.</w:t>
      </w:r>
    </w:p>
    <w:p w:rsidR="00000000" w:rsidDel="00000000" w:rsidP="00000000" w:rsidRDefault="00000000" w:rsidRPr="00000000" w14:paraId="000001B4">
      <w:pPr>
        <w:numPr>
          <w:ilvl w:val="0"/>
          <w:numId w:val="1"/>
        </w:numPr>
        <w:tabs>
          <w:tab w:val="left" w:leader="none" w:pos="1140"/>
        </w:tabs>
        <w:spacing w:line="287" w:lineRule="auto"/>
        <w:ind w:left="1140" w:right="780" w:hanging="240"/>
        <w:rPr>
          <w:color w:val="0366d6"/>
        </w:rPr>
      </w:pPr>
      <w:r w:rsidDel="00000000" w:rsidR="00000000" w:rsidRPr="00000000">
        <w:rPr>
          <w:color w:val="24292e"/>
          <w:rtl w:val="0"/>
        </w:rPr>
        <w:t xml:space="preserve">Our </w:t>
      </w:r>
      <w:hyperlink r:id="rId80">
        <w:r w:rsidDel="00000000" w:rsidR="00000000" w:rsidRPr="00000000">
          <w:rPr>
            <w:color w:val="0366d6"/>
            <w:rtl w:val="0"/>
          </w:rPr>
          <w:t xml:space="preserve">issues page</w:t>
        </w:r>
      </w:hyperlink>
      <w:hyperlink r:id="rId81">
        <w:r w:rsidDel="00000000" w:rsidR="00000000" w:rsidRPr="00000000">
          <w:rPr>
            <w:color w:val="24292e"/>
            <w:rtl w:val="0"/>
          </w:rPr>
          <w:t xml:space="preserve"> </w:t>
        </w:r>
      </w:hyperlink>
      <w:r w:rsidDel="00000000" w:rsidR="00000000" w:rsidRPr="00000000">
        <w:rPr>
          <w:color w:val="24292e"/>
          <w:rtl w:val="0"/>
        </w:rPr>
        <w:t xml:space="preserve">on our </w:t>
      </w:r>
      <w:hyperlink r:id="rId82">
        <w:r w:rsidDel="00000000" w:rsidR="00000000" w:rsidRPr="00000000">
          <w:rPr>
            <w:color w:val="0366d6"/>
            <w:rtl w:val="0"/>
          </w:rPr>
          <w:t xml:space="preserve">GitHub</w:t>
        </w:r>
      </w:hyperlink>
      <w:hyperlink r:id="rId83">
        <w:r w:rsidDel="00000000" w:rsidR="00000000" w:rsidRPr="00000000">
          <w:rPr>
            <w:color w:val="24292e"/>
            <w:rtl w:val="0"/>
          </w:rPr>
          <w:t xml:space="preserve"> </w:t>
        </w:r>
      </w:hyperlink>
      <w:r w:rsidDel="00000000" w:rsidR="00000000" w:rsidRPr="00000000">
        <w:rPr>
          <w:color w:val="24292e"/>
          <w:rtl w:val="0"/>
        </w:rPr>
        <w:t xml:space="preserve">account can be used to report specific bugs or suggestions and this is the most direct way to contact the development team. Note that our issues page is publicly visible to anyone. It can be accessed here: </w:t>
      </w:r>
      <w:hyperlink r:id="rId84">
        <w:r w:rsidDel="00000000" w:rsidR="00000000" w:rsidRPr="00000000">
          <w:rPr>
            <w:color w:val="0366d6"/>
            <w:rtl w:val="0"/>
          </w:rPr>
          <w:t xml:space="preserve">https://github.com/africanmathsinitiative/R-Instat/issues</w:t>
        </w:r>
      </w:hyperlink>
      <w:r w:rsidDel="00000000" w:rsidR="00000000" w:rsidRPr="00000000">
        <w:rPr>
          <w:color w:val="24292e"/>
          <w:rtl w:val="0"/>
        </w:rPr>
        <w:t xml:space="preserve">.</w:t>
      </w:r>
      <w:r w:rsidDel="00000000" w:rsidR="00000000" w:rsidRPr="00000000">
        <w:rPr>
          <w:color w:val="0366d6"/>
          <w:rtl w:val="0"/>
        </w:rPr>
        <w:t xml:space="preserve"> </w:t>
      </w:r>
      <w:r w:rsidDel="00000000" w:rsidR="00000000" w:rsidRPr="00000000">
        <w:rPr>
          <w:color w:val="24292e"/>
          <w:rtl w:val="0"/>
        </w:rPr>
        <w:t xml:space="preserve">Click the green</w:t>
      </w:r>
      <w:r w:rsidDel="00000000" w:rsidR="00000000" w:rsidRPr="00000000">
        <w:rPr>
          <w:color w:val="0366d6"/>
          <w:rtl w:val="0"/>
        </w:rPr>
        <w:t xml:space="preserve"> </w:t>
      </w:r>
      <w:r w:rsidDel="00000000" w:rsidR="00000000" w:rsidRPr="00000000">
        <w:rPr>
          <w:b w:val="1"/>
          <w:bCs w:val="1"/>
          <w:color w:val="24292e"/>
          <w:rtl w:val="0"/>
        </w:rPr>
        <w:t xml:space="preserve">New Issue</w:t>
      </w:r>
      <w:r w:rsidDel="00000000" w:rsidR="00000000" w:rsidRPr="00000000">
        <w:rPr>
          <w:color w:val="0366d6"/>
          <w:rtl w:val="0"/>
        </w:rPr>
        <w:t xml:space="preserve"> </w:t>
      </w:r>
      <w:r w:rsidDel="00000000" w:rsidR="00000000" w:rsidRPr="00000000">
        <w:rPr>
          <w:color w:val="24292e"/>
          <w:rtl w:val="0"/>
        </w:rPr>
        <w:t xml:space="preserve">button on the right side to send your message.</w:t>
      </w:r>
      <w:r w:rsidDel="00000000" w:rsidR="00000000" w:rsidRPr="00000000">
        <w:rPr>
          <w:rtl w:val="0"/>
        </w:rPr>
      </w:r>
    </w:p>
    <w:p w:rsidR="00000000" w:rsidDel="00000000" w:rsidP="00000000" w:rsidRDefault="00000000" w:rsidRPr="00000000" w14:paraId="000001B5">
      <w:pPr>
        <w:spacing w:line="130" w:lineRule="auto"/>
        <w:rPr>
          <w:color w:val="24292e"/>
        </w:rPr>
      </w:pPr>
      <w:r w:rsidDel="00000000" w:rsidR="00000000" w:rsidRPr="00000000">
        <w:rPr>
          <w:rtl w:val="0"/>
        </w:rPr>
      </w:r>
    </w:p>
    <w:p w:rsidR="00000000" w:rsidDel="00000000" w:rsidP="00000000" w:rsidRDefault="00000000" w:rsidRPr="00000000" w14:paraId="000001B6">
      <w:pPr>
        <w:spacing w:line="304" w:lineRule="auto"/>
        <w:ind w:right="720"/>
        <w:jc w:val="both"/>
        <w:rPr>
          <w:sz w:val="20"/>
          <w:szCs w:val="20"/>
        </w:rPr>
      </w:pPr>
      <w:r w:rsidDel="00000000" w:rsidR="00000000" w:rsidRPr="00000000">
        <w:rPr>
          <w:color w:val="24292e"/>
          <w:rtl w:val="0"/>
        </w:rPr>
        <w:t xml:space="preserve">When reporting a bug or problem, it’s most helpful to us if you can be as specific as possible and detail how to reproduce the bug, pasting the R code from the log file and attaching data if possible.</w:t>
      </w:r>
      <w:r w:rsidDel="00000000" w:rsidR="00000000" w:rsidRPr="00000000">
        <w:rPr>
          <w:rtl w:val="0"/>
        </w:rPr>
      </w:r>
    </w:p>
    <w:p w:rsidR="00000000" w:rsidDel="00000000" w:rsidP="00000000" w:rsidRDefault="00000000" w:rsidRPr="00000000" w14:paraId="000001B7">
      <w:pPr>
        <w:ind w:right="1040"/>
        <w:jc w:val="both"/>
        <w:rPr/>
      </w:pPr>
      <w:r w:rsidDel="00000000" w:rsidR="00000000" w:rsidRPr="00000000">
        <w:rPr>
          <w:color w:val="24292e"/>
          <w:rtl w:val="0"/>
        </w:rPr>
        <w:t xml:space="preserve">R-Instat Team, African Data Initiative</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headerReference r:id="rId85" w:type="default"/>
      <w:headerReference r:id="rId86" w:type="first"/>
      <w:headerReference r:id="rId87" w:type="even"/>
      <w:footerReference r:id="rId88" w:type="default"/>
      <w:footerReference r:id="rId89" w:type="first"/>
      <w:footerReference r:id="rId90" w:type="even"/>
      <w:pgSz w:h="16838" w:w="11906"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 k" w:id="5" w:date="2026-07-01T16:35: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please recapture this picture to make it wider and more representative.</w:t>
      </w:r>
    </w:p>
  </w:comment>
  <w:comment w:author="m k" w:id="0" w:date="2026-05-14T14:14:00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please correctly title and number all the pictures and add the correct numbers throughout the text when you see this.</w:t>
      </w:r>
    </w:p>
  </w:comment>
  <w:comment w:author="Roger Stern" w:id="1" w:date="2026-06-11T17:21:00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make sure each is referenced in the text.  I suggest you number each one, rather than the pair together.  You can also number them dynamically so they would change if another figure is inserted, or one deleted.  I am not quite sure how, and Rachel may be able to help?</w:t>
      </w:r>
    </w:p>
  </w:comment>
  <w:comment w:author="m k" w:id="2" w:date="2026-06-16T11:54:0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if you want to do this you use Insert Caption. This might mean we get rid of the title line in the table as I can’t figure out how to put it in there but It would be good for the numbering to be automated. That being said you would still need to be careful of the in text numbering as that would not update automatically as the figure number do.</w:t>
      </w:r>
    </w:p>
  </w:comment>
  <w:comment w:author="m k" w:id="3" w:date="2026-06-16T14:51:00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please could you also look out for areas where you can cross reference to our other materials. When you note this please add a box or something that says if you want to learn more about… please see our Tutorial one or our practical on basic computing for R-Instat.</w:t>
      </w:r>
    </w:p>
  </w:comment>
  <w:comment w:author="beryl waswa" w:id="4" w:date="2026-06-19T13:59:00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the captions and just put them in the figure heads,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1" w15:done="0"/>
  <w15:commentEx w15:paraId="000001C2" w15:done="0"/>
  <w15:commentEx w15:paraId="000001C3" w15:paraIdParent="000001C2" w15:done="0"/>
  <w15:commentEx w15:paraId="000001C4" w15:paraIdParent="000001C2" w15:done="0"/>
  <w15:commentEx w15:paraId="000001C5" w15:paraIdParent="000001C2" w15:done="0"/>
  <w15:commentEx w15:paraId="000001C6" w15:paraIdParent="000001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icrosoft Yahei"/>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Style w:val="Subtitle"/>
      <w:rPr/>
    </w:pPr>
    <w:r w:rsidDel="00000000" w:rsidR="00000000" w:rsidRPr="00000000">
      <w:rPr>
        <w:rtl w:val="0"/>
      </w:rPr>
      <w:t xml:space="preserve">R-Instat Data Entry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
              <a:graphic>
                <a:graphicData uri="http://schemas.microsoft.com/office/word/2010/wordprocessingShape">
                  <wps:wsp>
                    <wps:cNvCnPr/>
                    <wps:spPr>
                      <a:xfrm>
                        <a:off x="2453418" y="3780000"/>
                        <a:ext cx="5785164"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5794689" cy="222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70" w:hanging="360"/>
      </w:pPr>
      <w:rPr/>
    </w:lvl>
    <w:lvl w:ilvl="1">
      <w:start w:val="1"/>
      <w:numFmt w:val="lowerLetter"/>
      <w:lvlText w:val="%2."/>
      <w:lvlJc w:val="left"/>
      <w:pPr>
        <w:ind w:left="1490" w:hanging="360"/>
      </w:pPr>
      <w:rPr/>
    </w:lvl>
    <w:lvl w:ilvl="2">
      <w:start w:val="1"/>
      <w:numFmt w:val="lowerRoman"/>
      <w:lvlText w:val="%3."/>
      <w:lvlJc w:val="right"/>
      <w:pPr>
        <w:ind w:left="2210" w:hanging="180"/>
      </w:pPr>
      <w:rPr/>
    </w:lvl>
    <w:lvl w:ilvl="3">
      <w:start w:val="1"/>
      <w:numFmt w:val="decimal"/>
      <w:lvlText w:val="%4."/>
      <w:lvlJc w:val="left"/>
      <w:pPr>
        <w:ind w:left="2930" w:hanging="360"/>
      </w:pPr>
      <w:rPr/>
    </w:lvl>
    <w:lvl w:ilvl="4">
      <w:start w:val="1"/>
      <w:numFmt w:val="lowerLetter"/>
      <w:lvlText w:val="%5."/>
      <w:lvlJc w:val="left"/>
      <w:pPr>
        <w:ind w:left="3650" w:hanging="360"/>
      </w:pPr>
      <w:rPr/>
    </w:lvl>
    <w:lvl w:ilvl="5">
      <w:start w:val="1"/>
      <w:numFmt w:val="lowerRoman"/>
      <w:lvlText w:val="%6."/>
      <w:lvlJc w:val="right"/>
      <w:pPr>
        <w:ind w:left="4370" w:hanging="180"/>
      </w:pPr>
      <w:rPr/>
    </w:lvl>
    <w:lvl w:ilvl="6">
      <w:start w:val="1"/>
      <w:numFmt w:val="decimal"/>
      <w:lvlText w:val="%7."/>
      <w:lvlJc w:val="left"/>
      <w:pPr>
        <w:ind w:left="5090" w:hanging="360"/>
      </w:pPr>
      <w:rPr/>
    </w:lvl>
    <w:lvl w:ilvl="7">
      <w:start w:val="1"/>
      <w:numFmt w:val="lowerLetter"/>
      <w:lvlText w:val="%8."/>
      <w:lvlJc w:val="left"/>
      <w:pPr>
        <w:ind w:left="5810" w:hanging="360"/>
      </w:pPr>
      <w:rPr/>
    </w:lvl>
    <w:lvl w:ilvl="8">
      <w:start w:val="1"/>
      <w:numFmt w:val="lowerRoman"/>
      <w:lvlText w:val="%9."/>
      <w:lvlJc w:val="right"/>
      <w:pPr>
        <w:ind w:left="653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before="100" w:line="30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276bbf" w:space="0" w:sz="24" w:val="single"/>
        <w:left w:color="276bbf" w:space="0" w:sz="24" w:val="single"/>
        <w:bottom w:color="276bbf" w:space="0" w:sz="24" w:val="single"/>
        <w:right w:color="276bbf" w:space="0" w:sz="24" w:val="single"/>
      </w:pBdr>
      <w:shd w:fill="276bbf" w:val="clear"/>
    </w:pPr>
    <w:rPr>
      <w:smallCaps w:val="1"/>
      <w:color w:val="ffffff"/>
    </w:rPr>
  </w:style>
  <w:style w:type="paragraph" w:styleId="Heading2">
    <w:name w:val="heading 2"/>
    <w:basedOn w:val="Normal"/>
    <w:next w:val="Normal"/>
    <w:pPr>
      <w:pBdr>
        <w:top w:color="d0e1f5" w:space="0" w:sz="24" w:val="single"/>
        <w:left w:color="d0e1f5" w:space="0" w:sz="24" w:val="single"/>
        <w:bottom w:color="d0e1f5" w:space="0" w:sz="24" w:val="single"/>
        <w:right w:color="d0e1f5" w:space="0" w:sz="24" w:val="single"/>
      </w:pBdr>
      <w:shd w:fill="d0e1f5" w:val="clear"/>
    </w:pPr>
    <w:rPr>
      <w:smallCaps w:val="1"/>
    </w:rPr>
  </w:style>
  <w:style w:type="paragraph" w:styleId="Heading3">
    <w:name w:val="heading 3"/>
    <w:basedOn w:val="Normal"/>
    <w:next w:val="Normal"/>
    <w:pPr>
      <w:pBdr>
        <w:top w:color="276bbf" w:space="2" w:sz="6" w:val="single"/>
      </w:pBdr>
      <w:spacing w:before="300" w:lineRule="auto"/>
    </w:pPr>
    <w:rPr>
      <w:smallCaps w:val="1"/>
      <w:color w:val="13355f"/>
    </w:rPr>
  </w:style>
  <w:style w:type="paragraph" w:styleId="Heading4">
    <w:name w:val="heading 4"/>
    <w:basedOn w:val="Normal"/>
    <w:next w:val="Normal"/>
    <w:pPr>
      <w:pBdr>
        <w:top w:color="276bbf" w:space="2" w:sz="6" w:val="dotted"/>
      </w:pBdr>
      <w:spacing w:before="200" w:lineRule="auto"/>
    </w:pPr>
    <w:rPr>
      <w:smallCaps w:val="1"/>
      <w:color w:val="1d508f"/>
    </w:rPr>
  </w:style>
  <w:style w:type="paragraph" w:styleId="Heading5">
    <w:name w:val="heading 5"/>
    <w:basedOn w:val="Normal"/>
    <w:next w:val="Normal"/>
    <w:pPr>
      <w:pBdr>
        <w:bottom w:color="276bbf" w:space="1" w:sz="6" w:val="single"/>
      </w:pBdr>
      <w:spacing w:before="200" w:lineRule="auto"/>
    </w:pPr>
    <w:rPr>
      <w:smallCaps w:val="1"/>
      <w:color w:val="1d508f"/>
    </w:rPr>
  </w:style>
  <w:style w:type="paragraph" w:styleId="Heading6">
    <w:name w:val="heading 6"/>
    <w:basedOn w:val="Normal"/>
    <w:next w:val="Normal"/>
    <w:pPr>
      <w:pBdr>
        <w:bottom w:color="276bbf" w:space="1" w:sz="6" w:val="dotted"/>
      </w:pBdr>
      <w:spacing w:before="200" w:lineRule="auto"/>
    </w:pPr>
    <w:rPr>
      <w:smallCaps w:val="1"/>
      <w:color w:val="1d508f"/>
    </w:rPr>
  </w:style>
  <w:style w:type="paragraph" w:styleId="Title">
    <w:name w:val="Title"/>
    <w:basedOn w:val="Normal"/>
    <w:next w:val="Normal"/>
    <w:pPr>
      <w:spacing w:before="0" w:lineRule="auto"/>
    </w:pPr>
    <w:rPr>
      <w:rFonts w:ascii="Microsoft Yahei" w:cs="Microsoft Yahei" w:eastAsia="Microsoft Yahei" w:hAnsi="Microsoft Yahei"/>
      <w:smallCaps w:val="1"/>
      <w:color w:val="276bbf"/>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84" Type="http://schemas.openxmlformats.org/officeDocument/2006/relationships/hyperlink" Target="https://github.com/africanmathsinitiative/R-Instat/issues" TargetMode="External"/><Relationship Id="rId83" Type="http://schemas.openxmlformats.org/officeDocument/2006/relationships/hyperlink" Target="https://github.com/africanmathsinitiative/R-Instat/" TargetMode="External"/><Relationship Id="rId42" Type="http://schemas.openxmlformats.org/officeDocument/2006/relationships/image" Target="media/image1.png"/><Relationship Id="rId86" Type="http://schemas.openxmlformats.org/officeDocument/2006/relationships/header" Target="header3.xml"/><Relationship Id="rId41" Type="http://schemas.openxmlformats.org/officeDocument/2006/relationships/image" Target="media/image52.png"/><Relationship Id="rId85" Type="http://schemas.openxmlformats.org/officeDocument/2006/relationships/header" Target="header2.xml"/><Relationship Id="rId44" Type="http://schemas.openxmlformats.org/officeDocument/2006/relationships/image" Target="media/image13.png"/><Relationship Id="rId88" Type="http://schemas.openxmlformats.org/officeDocument/2006/relationships/footer" Target="footer2.xml"/><Relationship Id="rId43" Type="http://schemas.openxmlformats.org/officeDocument/2006/relationships/image" Target="media/image3.png"/><Relationship Id="rId87" Type="http://schemas.openxmlformats.org/officeDocument/2006/relationships/header" Target="header1.xml"/><Relationship Id="rId46" Type="http://schemas.openxmlformats.org/officeDocument/2006/relationships/image" Target="media/image16.png"/><Relationship Id="rId45" Type="http://schemas.openxmlformats.org/officeDocument/2006/relationships/image" Target="media/image31.png"/><Relationship Id="rId89" Type="http://schemas.openxmlformats.org/officeDocument/2006/relationships/footer" Target="footer3.xml"/><Relationship Id="rId80" Type="http://schemas.openxmlformats.org/officeDocument/2006/relationships/hyperlink" Target="https://github.com/africanmathsinitiative/R-Instat/issues" TargetMode="External"/><Relationship Id="rId82" Type="http://schemas.openxmlformats.org/officeDocument/2006/relationships/hyperlink" Target="https://github.com/africanmathsinitiative/R-Instat/" TargetMode="External"/><Relationship Id="rId81" Type="http://schemas.openxmlformats.org/officeDocument/2006/relationships/hyperlink" Target="https://github.com/africanmathsinitiative/R-Instat/issu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2.png"/><Relationship Id="rId48" Type="http://schemas.openxmlformats.org/officeDocument/2006/relationships/image" Target="media/image2.png"/><Relationship Id="rId47" Type="http://schemas.openxmlformats.org/officeDocument/2006/relationships/image" Target="media/image28.png"/><Relationship Id="rId49"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2.png"/><Relationship Id="rId72" Type="http://schemas.openxmlformats.org/officeDocument/2006/relationships/image" Target="media/image30.png"/><Relationship Id="rId31" Type="http://schemas.openxmlformats.org/officeDocument/2006/relationships/image" Target="media/image61.png"/><Relationship Id="rId75" Type="http://schemas.openxmlformats.org/officeDocument/2006/relationships/image" Target="media/image33.png"/><Relationship Id="rId30" Type="http://schemas.openxmlformats.org/officeDocument/2006/relationships/image" Target="media/image60.png"/><Relationship Id="rId74" Type="http://schemas.openxmlformats.org/officeDocument/2006/relationships/image" Target="media/image14.png"/><Relationship Id="rId33" Type="http://schemas.openxmlformats.org/officeDocument/2006/relationships/image" Target="media/image63.png"/><Relationship Id="rId77" Type="http://schemas.openxmlformats.org/officeDocument/2006/relationships/hyperlink" Target="https://github.com/PreTeXtBooks/lsrdata/issues/1" TargetMode="External"/><Relationship Id="rId32" Type="http://schemas.openxmlformats.org/officeDocument/2006/relationships/image" Target="media/image27.png"/><Relationship Id="rId76" Type="http://schemas.openxmlformats.org/officeDocument/2006/relationships/hyperlink" Target="https://ecampus.r-instat.org/mod/page/view.php?id=212" TargetMode="External"/><Relationship Id="rId35" Type="http://schemas.openxmlformats.org/officeDocument/2006/relationships/image" Target="media/image49.png"/><Relationship Id="rId79" Type="http://schemas.openxmlformats.org/officeDocument/2006/relationships/hyperlink" Target="mailto:rinstat@africanmathsinitiative.net" TargetMode="External"/><Relationship Id="rId34" Type="http://schemas.openxmlformats.org/officeDocument/2006/relationships/image" Target="media/image34.png"/><Relationship Id="rId78" Type="http://schemas.openxmlformats.org/officeDocument/2006/relationships/hyperlink" Target="https://github.com/PreTeXtBooks/lsrinstat/issues" TargetMode="External"/><Relationship Id="rId71" Type="http://schemas.openxmlformats.org/officeDocument/2006/relationships/image" Target="media/image23.png"/><Relationship Id="rId70" Type="http://schemas.openxmlformats.org/officeDocument/2006/relationships/image" Target="media/image29.png"/><Relationship Id="rId37" Type="http://schemas.openxmlformats.org/officeDocument/2006/relationships/image" Target="media/image54.png"/><Relationship Id="rId36" Type="http://schemas.openxmlformats.org/officeDocument/2006/relationships/image" Target="media/image40.png"/><Relationship Id="rId39" Type="http://schemas.openxmlformats.org/officeDocument/2006/relationships/image" Target="media/image35.png"/><Relationship Id="rId38" Type="http://schemas.openxmlformats.org/officeDocument/2006/relationships/hyperlink" Target="https://ecampus.r-instat.org/mod/page/view.php?id=254" TargetMode="External"/><Relationship Id="rId62" Type="http://schemas.openxmlformats.org/officeDocument/2006/relationships/image" Target="media/image10.png"/><Relationship Id="rId61" Type="http://schemas.openxmlformats.org/officeDocument/2006/relationships/image" Target="media/image8.png"/><Relationship Id="rId20" Type="http://schemas.openxmlformats.org/officeDocument/2006/relationships/image" Target="media/image48.png"/><Relationship Id="rId64" Type="http://schemas.openxmlformats.org/officeDocument/2006/relationships/image" Target="media/image37.png"/><Relationship Id="rId63" Type="http://schemas.openxmlformats.org/officeDocument/2006/relationships/image" Target="media/image24.png"/><Relationship Id="rId22" Type="http://schemas.openxmlformats.org/officeDocument/2006/relationships/image" Target="media/image46.png"/><Relationship Id="rId66" Type="http://schemas.openxmlformats.org/officeDocument/2006/relationships/image" Target="media/image21.png"/><Relationship Id="rId21" Type="http://schemas.openxmlformats.org/officeDocument/2006/relationships/image" Target="media/image51.png"/><Relationship Id="rId65" Type="http://schemas.openxmlformats.org/officeDocument/2006/relationships/image" Target="media/image26.png"/><Relationship Id="rId24" Type="http://schemas.openxmlformats.org/officeDocument/2006/relationships/image" Target="media/image50.png"/><Relationship Id="rId68" Type="http://schemas.openxmlformats.org/officeDocument/2006/relationships/image" Target="media/image20.png"/><Relationship Id="rId23" Type="http://schemas.openxmlformats.org/officeDocument/2006/relationships/image" Target="media/image59.png"/><Relationship Id="rId67" Type="http://schemas.openxmlformats.org/officeDocument/2006/relationships/image" Target="media/image36.png"/><Relationship Id="rId60" Type="http://schemas.openxmlformats.org/officeDocument/2006/relationships/image" Target="media/image6.png"/><Relationship Id="rId26" Type="http://schemas.openxmlformats.org/officeDocument/2006/relationships/image" Target="media/image58.png"/><Relationship Id="rId25" Type="http://schemas.openxmlformats.org/officeDocument/2006/relationships/image" Target="media/image53.png"/><Relationship Id="rId69" Type="http://schemas.openxmlformats.org/officeDocument/2006/relationships/image" Target="media/image25.png"/><Relationship Id="rId28" Type="http://schemas.openxmlformats.org/officeDocument/2006/relationships/image" Target="media/image57.png"/><Relationship Id="rId27" Type="http://schemas.openxmlformats.org/officeDocument/2006/relationships/image" Target="media/image55.png"/><Relationship Id="rId29" Type="http://schemas.openxmlformats.org/officeDocument/2006/relationships/image" Target="media/image56.png"/><Relationship Id="rId51" Type="http://schemas.openxmlformats.org/officeDocument/2006/relationships/image" Target="media/image17.png"/><Relationship Id="rId50" Type="http://schemas.openxmlformats.org/officeDocument/2006/relationships/image" Target="media/image4.png"/><Relationship Id="rId53" Type="http://schemas.openxmlformats.org/officeDocument/2006/relationships/image" Target="media/image5.png"/><Relationship Id="rId52" Type="http://schemas.openxmlformats.org/officeDocument/2006/relationships/image" Target="media/image9.png"/><Relationship Id="rId11" Type="http://schemas.openxmlformats.org/officeDocument/2006/relationships/image" Target="media/image64.png"/><Relationship Id="rId55" Type="http://schemas.openxmlformats.org/officeDocument/2006/relationships/image" Target="media/image15.png"/><Relationship Id="rId10" Type="http://schemas.openxmlformats.org/officeDocument/2006/relationships/image" Target="media/image19.png"/><Relationship Id="rId54" Type="http://schemas.openxmlformats.org/officeDocument/2006/relationships/image" Target="media/image44.png"/><Relationship Id="rId13" Type="http://schemas.openxmlformats.org/officeDocument/2006/relationships/image" Target="media/image39.png"/><Relationship Id="rId57" Type="http://schemas.openxmlformats.org/officeDocument/2006/relationships/hyperlink" Target="https://ecampus.r-instat.org/mod/page/view.php?id=229" TargetMode="External"/><Relationship Id="rId12" Type="http://schemas.openxmlformats.org/officeDocument/2006/relationships/hyperlink" Target="https://ecampus.r-instat.org/mod/page/view.php?id=258" TargetMode="External"/><Relationship Id="rId56" Type="http://schemas.openxmlformats.org/officeDocument/2006/relationships/image" Target="media/image7.png"/><Relationship Id="rId90" Type="http://schemas.openxmlformats.org/officeDocument/2006/relationships/footer" Target="footer1.xml"/><Relationship Id="rId15" Type="http://schemas.openxmlformats.org/officeDocument/2006/relationships/image" Target="media/image45.png"/><Relationship Id="rId59" Type="http://schemas.openxmlformats.org/officeDocument/2006/relationships/image" Target="media/image11.png"/><Relationship Id="rId14" Type="http://schemas.openxmlformats.org/officeDocument/2006/relationships/image" Target="media/image38.png"/><Relationship Id="rId58" Type="http://schemas.openxmlformats.org/officeDocument/2006/relationships/image" Target="media/image12.png"/><Relationship Id="rId17" Type="http://schemas.openxmlformats.org/officeDocument/2006/relationships/image" Target="media/image43.png"/><Relationship Id="rId16" Type="http://schemas.openxmlformats.org/officeDocument/2006/relationships/image" Target="media/image42.png"/><Relationship Id="rId19" Type="http://schemas.openxmlformats.org/officeDocument/2006/relationships/image" Target="media/image47.png"/><Relationship Id="rId18" Type="http://schemas.openxmlformats.org/officeDocument/2006/relationships/image" Target="media/image6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sbf6GHA4nGJP4/NV0mkZyt9Ng==">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